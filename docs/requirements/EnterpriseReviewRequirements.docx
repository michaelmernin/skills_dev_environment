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D9FE" w14:textId="77777777" w:rsidR="00083989" w:rsidRDefault="00083989" w:rsidP="00EA485A"/>
    <w:p w14:paraId="6BD2D9FF" w14:textId="77777777" w:rsidR="00CF1E7D" w:rsidRDefault="00CF1E7D">
      <w:pPr>
        <w:ind w:left="120"/>
        <w:jc w:val="center"/>
      </w:pPr>
    </w:p>
    <w:p w14:paraId="6BD2DA00" w14:textId="77777777" w:rsidR="00CF1E7D" w:rsidRDefault="00CF1E7D">
      <w:pPr>
        <w:ind w:left="120"/>
        <w:jc w:val="center"/>
      </w:pPr>
    </w:p>
    <w:p w14:paraId="6BD2DA01" w14:textId="77777777" w:rsidR="00CF1E7D" w:rsidRDefault="00CF1E7D">
      <w:pPr>
        <w:ind w:left="120"/>
        <w:jc w:val="center"/>
      </w:pPr>
    </w:p>
    <w:p w14:paraId="6BD2DA02" w14:textId="77777777" w:rsidR="00CF1E7D" w:rsidRDefault="00CF1E7D">
      <w:pPr>
        <w:ind w:left="120"/>
        <w:jc w:val="center"/>
      </w:pPr>
    </w:p>
    <w:p w14:paraId="6BD2DA03" w14:textId="77777777" w:rsidR="00CF1E7D" w:rsidRDefault="00CF1E7D">
      <w:pPr>
        <w:ind w:left="120"/>
        <w:jc w:val="center"/>
      </w:pPr>
    </w:p>
    <w:p w14:paraId="6BD2DA04" w14:textId="77777777" w:rsidR="00CF1E7D" w:rsidRDefault="00CF1E7D">
      <w:pPr>
        <w:ind w:left="120"/>
        <w:jc w:val="center"/>
      </w:pPr>
    </w:p>
    <w:p w14:paraId="6BD2DA05" w14:textId="77777777" w:rsidR="00887A77" w:rsidRPr="00DF5F6A" w:rsidRDefault="00FF2F29" w:rsidP="00DF5F6A">
      <w:pPr>
        <w:pStyle w:val="Title"/>
      </w:pPr>
      <w:bookmarkStart w:id="0" w:name="_Toc367112160"/>
      <w:bookmarkStart w:id="1" w:name="_Toc368518178"/>
      <w:bookmarkStart w:id="2" w:name="_Toc368520516"/>
      <w:r w:rsidRPr="00DF5F6A">
        <w:t>Enterprise Review</w:t>
      </w:r>
      <w:bookmarkStart w:id="3" w:name="_Toc367107186"/>
      <w:bookmarkStart w:id="4" w:name="_Toc367112162"/>
      <w:bookmarkEnd w:id="0"/>
      <w:bookmarkEnd w:id="1"/>
      <w:bookmarkEnd w:id="2"/>
    </w:p>
    <w:p w14:paraId="6BD2DA06" w14:textId="77777777" w:rsidR="00D31C9D" w:rsidRPr="00DF5F6A" w:rsidRDefault="00D31C9D" w:rsidP="00DF5F6A">
      <w:pPr>
        <w:pStyle w:val="Title"/>
      </w:pPr>
      <w:bookmarkStart w:id="5" w:name="_Toc368518179"/>
      <w:bookmarkStart w:id="6" w:name="_Toc368520517"/>
      <w:r w:rsidRPr="00DF5F6A">
        <w:t>Business Requirements</w:t>
      </w:r>
      <w:bookmarkEnd w:id="3"/>
      <w:bookmarkEnd w:id="4"/>
      <w:bookmarkEnd w:id="5"/>
      <w:bookmarkEnd w:id="6"/>
    </w:p>
    <w:p w14:paraId="6BD2DA07" w14:textId="77777777" w:rsidR="00083989" w:rsidRDefault="00083989"/>
    <w:p w14:paraId="6BD2DA08" w14:textId="77777777" w:rsidR="00083989" w:rsidRDefault="00083989" w:rsidP="009C73A8"/>
    <w:p w14:paraId="6BD2DA09" w14:textId="77777777" w:rsidR="00083989" w:rsidRDefault="00083989" w:rsidP="009C73A8"/>
    <w:p w14:paraId="6BD2DA0A" w14:textId="77777777" w:rsidR="00083989" w:rsidRDefault="00083989" w:rsidP="009C73A8"/>
    <w:p w14:paraId="6BD2DA0B" w14:textId="77777777" w:rsidR="00083989" w:rsidRDefault="00083989" w:rsidP="009C73A8"/>
    <w:p w14:paraId="6BD2DA0C" w14:textId="77777777" w:rsidR="00083989" w:rsidRDefault="00083989" w:rsidP="009C73A8"/>
    <w:p w14:paraId="6BD2DA0D" w14:textId="77777777" w:rsidR="00EA485A" w:rsidRPr="00EA485A" w:rsidRDefault="00EA485A" w:rsidP="00EA485A">
      <w:pPr>
        <w:jc w:val="center"/>
        <w:rPr>
          <w:b/>
          <w:sz w:val="40"/>
          <w:szCs w:val="40"/>
        </w:rPr>
      </w:pPr>
      <w:r w:rsidRPr="00EA485A">
        <w:rPr>
          <w:b/>
          <w:sz w:val="40"/>
          <w:szCs w:val="40"/>
        </w:rPr>
        <w:t xml:space="preserve">Perficient </w:t>
      </w:r>
    </w:p>
    <w:p w14:paraId="6BD2DA0E" w14:textId="77777777" w:rsidR="00083989" w:rsidRDefault="00083989" w:rsidP="009C73A8"/>
    <w:p w14:paraId="6BD2DA0F" w14:textId="77777777" w:rsidR="00083989" w:rsidRDefault="00083989"/>
    <w:p w14:paraId="6BD2DA10" w14:textId="77777777" w:rsidR="00847464" w:rsidRDefault="00847464"/>
    <w:p w14:paraId="6BD2DA11" w14:textId="77777777" w:rsidR="00847464" w:rsidRDefault="00847464"/>
    <w:p w14:paraId="6BD2DA12" w14:textId="77777777" w:rsidR="00083989" w:rsidRDefault="00083989" w:rsidP="00847464">
      <w:pPr>
        <w:pStyle w:val="CoverNotes"/>
        <w:tabs>
          <w:tab w:val="clear" w:pos="4590"/>
          <w:tab w:val="clear" w:pos="5940"/>
          <w:tab w:val="left" w:pos="5580"/>
          <w:tab w:val="left" w:pos="6840"/>
        </w:tabs>
      </w:pPr>
      <w:r>
        <w:tab/>
      </w:r>
      <w:r w:rsidRPr="009C73A8">
        <w:t>Prepared By:</w:t>
      </w:r>
      <w:r w:rsidRPr="009C73A8">
        <w:tab/>
      </w:r>
      <w:r w:rsidR="00D31C9D">
        <w:t>Ellie Huss</w:t>
      </w:r>
      <w:r w:rsidR="00F503F1" w:rsidRPr="009C73A8">
        <w:t xml:space="preserve"> </w:t>
      </w:r>
      <w:r w:rsidR="00C33E87">
        <w:t>and David Otto</w:t>
      </w:r>
    </w:p>
    <w:p w14:paraId="6BD2DA13" w14:textId="77777777" w:rsidR="00C33E87" w:rsidRPr="009C73A8" w:rsidRDefault="00C33E87" w:rsidP="00847464">
      <w:pPr>
        <w:pStyle w:val="CoverNotes"/>
        <w:tabs>
          <w:tab w:val="clear" w:pos="4590"/>
          <w:tab w:val="clear" w:pos="5940"/>
          <w:tab w:val="left" w:pos="5580"/>
          <w:tab w:val="left" w:pos="6840"/>
        </w:tabs>
      </w:pPr>
    </w:p>
    <w:p w14:paraId="6BD2DA14" w14:textId="77777777" w:rsidR="00083989" w:rsidRPr="009C73A8" w:rsidRDefault="00083989" w:rsidP="00D31C9D">
      <w:pPr>
        <w:pStyle w:val="CoverNotes"/>
        <w:tabs>
          <w:tab w:val="clear" w:pos="4590"/>
          <w:tab w:val="clear" w:pos="5940"/>
          <w:tab w:val="left" w:pos="5580"/>
          <w:tab w:val="left" w:pos="6840"/>
        </w:tabs>
        <w:rPr>
          <w:rFonts w:cs="Calibri"/>
          <w:szCs w:val="20"/>
        </w:rPr>
      </w:pPr>
      <w:r w:rsidRPr="009C73A8">
        <w:rPr>
          <w:rFonts w:cs="Calibri"/>
          <w:szCs w:val="20"/>
        </w:rPr>
        <w:tab/>
      </w:r>
    </w:p>
    <w:p w14:paraId="6BD2DA15" w14:textId="77777777" w:rsidR="00532B89" w:rsidRDefault="007C70F2" w:rsidP="003F6C17">
      <w:pPr>
        <w:pStyle w:val="TOCHeading"/>
      </w:pPr>
      <w:bookmarkStart w:id="7" w:name="_Toc81210678"/>
      <w:r>
        <w:br w:type="page"/>
      </w:r>
      <w:bookmarkStart w:id="8" w:name="_Toc350758000"/>
      <w:bookmarkEnd w:id="7"/>
    </w:p>
    <w:p w14:paraId="6BD2DA16" w14:textId="77777777" w:rsidR="00532B89" w:rsidRDefault="00532B89">
      <w:pPr>
        <w:spacing w:after="0" w:line="240" w:lineRule="auto"/>
        <w:rPr>
          <w:rFonts w:ascii="Verdana" w:hAnsi="Verdana"/>
          <w:b/>
          <w:bCs/>
          <w:caps/>
          <w:color w:val="808080"/>
          <w:sz w:val="24"/>
          <w:szCs w:val="28"/>
        </w:rPr>
      </w:pPr>
    </w:p>
    <w:sdt>
      <w:sdtPr>
        <w:rPr>
          <w:rFonts w:ascii="Calibri" w:hAnsi="Calibri"/>
          <w:b w:val="0"/>
          <w:bCs w:val="0"/>
          <w:caps w:val="0"/>
          <w:color w:val="auto"/>
          <w:sz w:val="20"/>
          <w:szCs w:val="24"/>
        </w:rPr>
        <w:id w:val="-893200871"/>
        <w:docPartObj>
          <w:docPartGallery w:val="Table of Contents"/>
          <w:docPartUnique/>
        </w:docPartObj>
      </w:sdtPr>
      <w:sdtEndPr>
        <w:rPr>
          <w:noProof/>
        </w:rPr>
      </w:sdtEndPr>
      <w:sdtContent>
        <w:p w14:paraId="6BD2DA17" w14:textId="77777777" w:rsidR="00532B89" w:rsidRDefault="00532B89">
          <w:pPr>
            <w:pStyle w:val="TOCHeading"/>
          </w:pPr>
          <w:r>
            <w:t>Contents</w:t>
          </w:r>
        </w:p>
        <w:p w14:paraId="6BD2DA18" w14:textId="77777777" w:rsidR="00532B89" w:rsidRDefault="009954F5">
          <w:pPr>
            <w:pStyle w:val="TOC1"/>
            <w:rPr>
              <w:rFonts w:asciiTheme="minorHAnsi" w:eastAsiaTheme="minorEastAsia" w:hAnsiTheme="minorHAnsi" w:cstheme="minorBidi"/>
              <w:sz w:val="22"/>
              <w:szCs w:val="22"/>
            </w:rPr>
          </w:pPr>
          <w:r>
            <w:fldChar w:fldCharType="begin"/>
          </w:r>
          <w:r w:rsidR="00532B89">
            <w:instrText xml:space="preserve"> TOC \o "1-3" \h \z \u </w:instrText>
          </w:r>
          <w:r>
            <w:fldChar w:fldCharType="separate"/>
          </w:r>
          <w:hyperlink w:anchor="_Toc368520516" w:history="1">
            <w:r w:rsidR="00532B89" w:rsidRPr="00CA7CA7">
              <w:rPr>
                <w:rStyle w:val="Hyperlink"/>
              </w:rPr>
              <w:t>Enterprise Review</w:t>
            </w:r>
            <w:r w:rsidR="00532B89">
              <w:rPr>
                <w:webHidden/>
              </w:rPr>
              <w:tab/>
            </w:r>
            <w:r>
              <w:rPr>
                <w:webHidden/>
              </w:rPr>
              <w:fldChar w:fldCharType="begin"/>
            </w:r>
            <w:r w:rsidR="00532B89">
              <w:rPr>
                <w:webHidden/>
              </w:rPr>
              <w:instrText xml:space="preserve"> PAGEREF _Toc368520516 \h </w:instrText>
            </w:r>
            <w:r>
              <w:rPr>
                <w:webHidden/>
              </w:rPr>
            </w:r>
            <w:r>
              <w:rPr>
                <w:webHidden/>
              </w:rPr>
              <w:fldChar w:fldCharType="separate"/>
            </w:r>
            <w:r w:rsidR="00532B89">
              <w:rPr>
                <w:webHidden/>
              </w:rPr>
              <w:t>1</w:t>
            </w:r>
            <w:r>
              <w:rPr>
                <w:webHidden/>
              </w:rPr>
              <w:fldChar w:fldCharType="end"/>
            </w:r>
          </w:hyperlink>
        </w:p>
        <w:p w14:paraId="6BD2DA19" w14:textId="77777777" w:rsidR="00532B89" w:rsidRDefault="0028245D">
          <w:pPr>
            <w:pStyle w:val="TOC1"/>
            <w:rPr>
              <w:rFonts w:asciiTheme="minorHAnsi" w:eastAsiaTheme="minorEastAsia" w:hAnsiTheme="minorHAnsi" w:cstheme="minorBidi"/>
              <w:sz w:val="22"/>
              <w:szCs w:val="22"/>
            </w:rPr>
          </w:pPr>
          <w:hyperlink w:anchor="_Toc368520517" w:history="1">
            <w:r w:rsidR="00532B89" w:rsidRPr="00CA7CA7">
              <w:rPr>
                <w:rStyle w:val="Hyperlink"/>
              </w:rPr>
              <w:t>Business Requirements</w:t>
            </w:r>
            <w:r w:rsidR="00532B89">
              <w:rPr>
                <w:webHidden/>
              </w:rPr>
              <w:tab/>
            </w:r>
            <w:r w:rsidR="009954F5">
              <w:rPr>
                <w:webHidden/>
              </w:rPr>
              <w:fldChar w:fldCharType="begin"/>
            </w:r>
            <w:r w:rsidR="00532B89">
              <w:rPr>
                <w:webHidden/>
              </w:rPr>
              <w:instrText xml:space="preserve"> PAGEREF _Toc368520517 \h </w:instrText>
            </w:r>
            <w:r w:rsidR="009954F5">
              <w:rPr>
                <w:webHidden/>
              </w:rPr>
            </w:r>
            <w:r w:rsidR="009954F5">
              <w:rPr>
                <w:webHidden/>
              </w:rPr>
              <w:fldChar w:fldCharType="separate"/>
            </w:r>
            <w:r w:rsidR="00532B89">
              <w:rPr>
                <w:webHidden/>
              </w:rPr>
              <w:t>1</w:t>
            </w:r>
            <w:r w:rsidR="009954F5">
              <w:rPr>
                <w:webHidden/>
              </w:rPr>
              <w:fldChar w:fldCharType="end"/>
            </w:r>
          </w:hyperlink>
        </w:p>
        <w:p w14:paraId="6BD2DA1A" w14:textId="77777777" w:rsidR="00532B89" w:rsidRDefault="0028245D">
          <w:pPr>
            <w:pStyle w:val="TOC1"/>
            <w:tabs>
              <w:tab w:val="left" w:pos="403"/>
            </w:tabs>
            <w:rPr>
              <w:rFonts w:asciiTheme="minorHAnsi" w:eastAsiaTheme="minorEastAsia" w:hAnsiTheme="minorHAnsi" w:cstheme="minorBidi"/>
              <w:sz w:val="22"/>
              <w:szCs w:val="22"/>
            </w:rPr>
          </w:pPr>
          <w:hyperlink w:anchor="_Toc368520518" w:history="1">
            <w:r w:rsidR="00532B89" w:rsidRPr="00CA7CA7">
              <w:rPr>
                <w:rStyle w:val="Hyperlink"/>
              </w:rPr>
              <w:t>1.</w:t>
            </w:r>
            <w:r w:rsidR="00532B89">
              <w:rPr>
                <w:rFonts w:asciiTheme="minorHAnsi" w:eastAsiaTheme="minorEastAsia" w:hAnsiTheme="minorHAnsi" w:cstheme="minorBidi"/>
                <w:sz w:val="22"/>
                <w:szCs w:val="22"/>
              </w:rPr>
              <w:tab/>
            </w:r>
            <w:r w:rsidR="00532B89" w:rsidRPr="00CA7CA7">
              <w:rPr>
                <w:rStyle w:val="Hyperlink"/>
              </w:rPr>
              <w:t>Business Goal</w:t>
            </w:r>
            <w:r w:rsidR="00532B89">
              <w:rPr>
                <w:webHidden/>
              </w:rPr>
              <w:tab/>
            </w:r>
            <w:r w:rsidR="009954F5">
              <w:rPr>
                <w:webHidden/>
              </w:rPr>
              <w:fldChar w:fldCharType="begin"/>
            </w:r>
            <w:r w:rsidR="00532B89">
              <w:rPr>
                <w:webHidden/>
              </w:rPr>
              <w:instrText xml:space="preserve"> PAGEREF _Toc368520518 \h </w:instrText>
            </w:r>
            <w:r w:rsidR="009954F5">
              <w:rPr>
                <w:webHidden/>
              </w:rPr>
            </w:r>
            <w:r w:rsidR="009954F5">
              <w:rPr>
                <w:webHidden/>
              </w:rPr>
              <w:fldChar w:fldCharType="separate"/>
            </w:r>
            <w:r w:rsidR="00532B89">
              <w:rPr>
                <w:webHidden/>
              </w:rPr>
              <w:t>4</w:t>
            </w:r>
            <w:r w:rsidR="009954F5">
              <w:rPr>
                <w:webHidden/>
              </w:rPr>
              <w:fldChar w:fldCharType="end"/>
            </w:r>
          </w:hyperlink>
        </w:p>
        <w:p w14:paraId="6BD2DA1B" w14:textId="77777777" w:rsidR="00532B89" w:rsidRDefault="0028245D">
          <w:pPr>
            <w:pStyle w:val="TOC1"/>
            <w:tabs>
              <w:tab w:val="left" w:pos="403"/>
            </w:tabs>
            <w:rPr>
              <w:rFonts w:asciiTheme="minorHAnsi" w:eastAsiaTheme="minorEastAsia" w:hAnsiTheme="minorHAnsi" w:cstheme="minorBidi"/>
              <w:sz w:val="22"/>
              <w:szCs w:val="22"/>
            </w:rPr>
          </w:pPr>
          <w:hyperlink w:anchor="_Toc368520519" w:history="1">
            <w:r w:rsidR="00532B89" w:rsidRPr="00CA7CA7">
              <w:rPr>
                <w:rStyle w:val="Hyperlink"/>
              </w:rPr>
              <w:t>2.</w:t>
            </w:r>
            <w:r w:rsidR="00532B89">
              <w:rPr>
                <w:rFonts w:asciiTheme="minorHAnsi" w:eastAsiaTheme="minorEastAsia" w:hAnsiTheme="minorHAnsi" w:cstheme="minorBidi"/>
                <w:sz w:val="22"/>
                <w:szCs w:val="22"/>
              </w:rPr>
              <w:tab/>
            </w:r>
            <w:r w:rsidR="00532B89" w:rsidRPr="00CA7CA7">
              <w:rPr>
                <w:rStyle w:val="Hyperlink"/>
              </w:rPr>
              <w:t>Enterprise Review Author and Approval Process</w:t>
            </w:r>
            <w:r w:rsidR="00532B89">
              <w:rPr>
                <w:webHidden/>
              </w:rPr>
              <w:tab/>
            </w:r>
            <w:r w:rsidR="009954F5">
              <w:rPr>
                <w:webHidden/>
              </w:rPr>
              <w:fldChar w:fldCharType="begin"/>
            </w:r>
            <w:r w:rsidR="00532B89">
              <w:rPr>
                <w:webHidden/>
              </w:rPr>
              <w:instrText xml:space="preserve"> PAGEREF _Toc368520519 \h </w:instrText>
            </w:r>
            <w:r w:rsidR="009954F5">
              <w:rPr>
                <w:webHidden/>
              </w:rPr>
            </w:r>
            <w:r w:rsidR="009954F5">
              <w:rPr>
                <w:webHidden/>
              </w:rPr>
              <w:fldChar w:fldCharType="separate"/>
            </w:r>
            <w:r w:rsidR="00532B89">
              <w:rPr>
                <w:webHidden/>
              </w:rPr>
              <w:t>4</w:t>
            </w:r>
            <w:r w:rsidR="009954F5">
              <w:rPr>
                <w:webHidden/>
              </w:rPr>
              <w:fldChar w:fldCharType="end"/>
            </w:r>
          </w:hyperlink>
        </w:p>
        <w:p w14:paraId="6BD2DA1C" w14:textId="77777777" w:rsidR="00532B89" w:rsidRDefault="0028245D">
          <w:pPr>
            <w:pStyle w:val="TOC1"/>
            <w:tabs>
              <w:tab w:val="left" w:pos="403"/>
            </w:tabs>
            <w:rPr>
              <w:rFonts w:asciiTheme="minorHAnsi" w:eastAsiaTheme="minorEastAsia" w:hAnsiTheme="minorHAnsi" w:cstheme="minorBidi"/>
              <w:sz w:val="22"/>
              <w:szCs w:val="22"/>
            </w:rPr>
          </w:pPr>
          <w:hyperlink w:anchor="_Toc368520520" w:history="1">
            <w:r w:rsidR="00532B89" w:rsidRPr="00CA7CA7">
              <w:rPr>
                <w:rStyle w:val="Hyperlink"/>
              </w:rPr>
              <w:t>3.</w:t>
            </w:r>
            <w:r w:rsidR="00532B89">
              <w:rPr>
                <w:rFonts w:asciiTheme="minorHAnsi" w:eastAsiaTheme="minorEastAsia" w:hAnsiTheme="minorHAnsi" w:cstheme="minorBidi"/>
                <w:sz w:val="22"/>
                <w:szCs w:val="22"/>
              </w:rPr>
              <w:tab/>
            </w:r>
            <w:r w:rsidR="00532B89" w:rsidRPr="00CA7CA7">
              <w:rPr>
                <w:rStyle w:val="Hyperlink"/>
              </w:rPr>
              <w:t>Authoring and Security</w:t>
            </w:r>
            <w:r w:rsidR="00532B89">
              <w:rPr>
                <w:webHidden/>
              </w:rPr>
              <w:tab/>
            </w:r>
            <w:r w:rsidR="009954F5">
              <w:rPr>
                <w:webHidden/>
              </w:rPr>
              <w:fldChar w:fldCharType="begin"/>
            </w:r>
            <w:r w:rsidR="00532B89">
              <w:rPr>
                <w:webHidden/>
              </w:rPr>
              <w:instrText xml:space="preserve"> PAGEREF _Toc368520520 \h </w:instrText>
            </w:r>
            <w:r w:rsidR="009954F5">
              <w:rPr>
                <w:webHidden/>
              </w:rPr>
            </w:r>
            <w:r w:rsidR="009954F5">
              <w:rPr>
                <w:webHidden/>
              </w:rPr>
              <w:fldChar w:fldCharType="separate"/>
            </w:r>
            <w:r w:rsidR="00532B89">
              <w:rPr>
                <w:webHidden/>
              </w:rPr>
              <w:t>5</w:t>
            </w:r>
            <w:r w:rsidR="009954F5">
              <w:rPr>
                <w:webHidden/>
              </w:rPr>
              <w:fldChar w:fldCharType="end"/>
            </w:r>
          </w:hyperlink>
        </w:p>
        <w:p w14:paraId="6BD2DA1D" w14:textId="77777777" w:rsidR="00532B89" w:rsidRDefault="0028245D">
          <w:pPr>
            <w:pStyle w:val="TOC1"/>
            <w:tabs>
              <w:tab w:val="left" w:pos="403"/>
            </w:tabs>
            <w:rPr>
              <w:rFonts w:asciiTheme="minorHAnsi" w:eastAsiaTheme="minorEastAsia" w:hAnsiTheme="minorHAnsi" w:cstheme="minorBidi"/>
              <w:sz w:val="22"/>
              <w:szCs w:val="22"/>
            </w:rPr>
          </w:pPr>
          <w:hyperlink w:anchor="_Toc368520521" w:history="1">
            <w:r w:rsidR="00532B89" w:rsidRPr="00CA7CA7">
              <w:rPr>
                <w:rStyle w:val="Hyperlink"/>
              </w:rPr>
              <w:t>4.</w:t>
            </w:r>
            <w:r w:rsidR="00532B89">
              <w:rPr>
                <w:rFonts w:asciiTheme="minorHAnsi" w:eastAsiaTheme="minorEastAsia" w:hAnsiTheme="minorHAnsi" w:cstheme="minorBidi"/>
                <w:sz w:val="22"/>
                <w:szCs w:val="22"/>
              </w:rPr>
              <w:tab/>
            </w:r>
            <w:r w:rsidR="00532B89" w:rsidRPr="00CA7CA7">
              <w:rPr>
                <w:rStyle w:val="Hyperlink"/>
              </w:rPr>
              <w:t>Annual Review</w:t>
            </w:r>
            <w:r w:rsidR="00532B89">
              <w:rPr>
                <w:webHidden/>
              </w:rPr>
              <w:tab/>
            </w:r>
            <w:r w:rsidR="009954F5">
              <w:rPr>
                <w:webHidden/>
              </w:rPr>
              <w:fldChar w:fldCharType="begin"/>
            </w:r>
            <w:r w:rsidR="00532B89">
              <w:rPr>
                <w:webHidden/>
              </w:rPr>
              <w:instrText xml:space="preserve"> PAGEREF _Toc368520521 \h </w:instrText>
            </w:r>
            <w:r w:rsidR="009954F5">
              <w:rPr>
                <w:webHidden/>
              </w:rPr>
            </w:r>
            <w:r w:rsidR="009954F5">
              <w:rPr>
                <w:webHidden/>
              </w:rPr>
              <w:fldChar w:fldCharType="separate"/>
            </w:r>
            <w:r w:rsidR="00532B89">
              <w:rPr>
                <w:webHidden/>
              </w:rPr>
              <w:t>7</w:t>
            </w:r>
            <w:r w:rsidR="009954F5">
              <w:rPr>
                <w:webHidden/>
              </w:rPr>
              <w:fldChar w:fldCharType="end"/>
            </w:r>
          </w:hyperlink>
        </w:p>
        <w:p w14:paraId="6BD2DA1E" w14:textId="77777777" w:rsidR="00532B89" w:rsidRDefault="0028245D">
          <w:pPr>
            <w:pStyle w:val="TOC1"/>
            <w:tabs>
              <w:tab w:val="left" w:pos="403"/>
            </w:tabs>
            <w:rPr>
              <w:rFonts w:asciiTheme="minorHAnsi" w:eastAsiaTheme="minorEastAsia" w:hAnsiTheme="minorHAnsi" w:cstheme="minorBidi"/>
              <w:sz w:val="22"/>
              <w:szCs w:val="22"/>
            </w:rPr>
          </w:pPr>
          <w:hyperlink w:anchor="_Toc368520522" w:history="1">
            <w:r w:rsidR="00532B89" w:rsidRPr="00CA7CA7">
              <w:rPr>
                <w:rStyle w:val="Hyperlink"/>
              </w:rPr>
              <w:t>5.</w:t>
            </w:r>
            <w:r w:rsidR="00532B89">
              <w:rPr>
                <w:rFonts w:asciiTheme="minorHAnsi" w:eastAsiaTheme="minorEastAsia" w:hAnsiTheme="minorHAnsi" w:cstheme="minorBidi"/>
                <w:sz w:val="22"/>
                <w:szCs w:val="22"/>
              </w:rPr>
              <w:tab/>
            </w:r>
            <w:r w:rsidR="00532B89" w:rsidRPr="00CA7CA7">
              <w:rPr>
                <w:rStyle w:val="Hyperlink"/>
              </w:rPr>
              <w:t>Project Review</w:t>
            </w:r>
            <w:r w:rsidR="00532B89">
              <w:rPr>
                <w:webHidden/>
              </w:rPr>
              <w:tab/>
            </w:r>
            <w:r w:rsidR="009954F5">
              <w:rPr>
                <w:webHidden/>
              </w:rPr>
              <w:fldChar w:fldCharType="begin"/>
            </w:r>
            <w:r w:rsidR="00532B89">
              <w:rPr>
                <w:webHidden/>
              </w:rPr>
              <w:instrText xml:space="preserve"> PAGEREF _Toc368520522 \h </w:instrText>
            </w:r>
            <w:r w:rsidR="009954F5">
              <w:rPr>
                <w:webHidden/>
              </w:rPr>
            </w:r>
            <w:r w:rsidR="009954F5">
              <w:rPr>
                <w:webHidden/>
              </w:rPr>
              <w:fldChar w:fldCharType="separate"/>
            </w:r>
            <w:r w:rsidR="00532B89">
              <w:rPr>
                <w:webHidden/>
              </w:rPr>
              <w:t>15</w:t>
            </w:r>
            <w:r w:rsidR="009954F5">
              <w:rPr>
                <w:webHidden/>
              </w:rPr>
              <w:fldChar w:fldCharType="end"/>
            </w:r>
          </w:hyperlink>
        </w:p>
        <w:p w14:paraId="6BD2DA1F" w14:textId="77777777" w:rsidR="00532B89" w:rsidRDefault="0028245D">
          <w:pPr>
            <w:pStyle w:val="TOC1"/>
            <w:tabs>
              <w:tab w:val="left" w:pos="403"/>
            </w:tabs>
            <w:rPr>
              <w:rFonts w:asciiTheme="minorHAnsi" w:eastAsiaTheme="minorEastAsia" w:hAnsiTheme="minorHAnsi" w:cstheme="minorBidi"/>
              <w:sz w:val="22"/>
              <w:szCs w:val="22"/>
            </w:rPr>
          </w:pPr>
          <w:hyperlink w:anchor="_Toc368520523" w:history="1">
            <w:r w:rsidR="00532B89" w:rsidRPr="00CA7CA7">
              <w:rPr>
                <w:rStyle w:val="Hyperlink"/>
              </w:rPr>
              <w:t>6.</w:t>
            </w:r>
            <w:r w:rsidR="00532B89">
              <w:rPr>
                <w:rFonts w:asciiTheme="minorHAnsi" w:eastAsiaTheme="minorEastAsia" w:hAnsiTheme="minorHAnsi" w:cstheme="minorBidi"/>
                <w:sz w:val="22"/>
                <w:szCs w:val="22"/>
              </w:rPr>
              <w:tab/>
            </w:r>
            <w:r w:rsidR="00532B89" w:rsidRPr="00CA7CA7">
              <w:rPr>
                <w:rStyle w:val="Hyperlink"/>
              </w:rPr>
              <w:t>Three Month Review</w:t>
            </w:r>
            <w:r w:rsidR="00532B89">
              <w:rPr>
                <w:webHidden/>
              </w:rPr>
              <w:tab/>
            </w:r>
            <w:r w:rsidR="009954F5">
              <w:rPr>
                <w:webHidden/>
              </w:rPr>
              <w:fldChar w:fldCharType="begin"/>
            </w:r>
            <w:r w:rsidR="00532B89">
              <w:rPr>
                <w:webHidden/>
              </w:rPr>
              <w:instrText xml:space="preserve"> PAGEREF _Toc368520523 \h </w:instrText>
            </w:r>
            <w:r w:rsidR="009954F5">
              <w:rPr>
                <w:webHidden/>
              </w:rPr>
            </w:r>
            <w:r w:rsidR="009954F5">
              <w:rPr>
                <w:webHidden/>
              </w:rPr>
              <w:fldChar w:fldCharType="separate"/>
            </w:r>
            <w:r w:rsidR="00532B89">
              <w:rPr>
                <w:webHidden/>
              </w:rPr>
              <w:t>21</w:t>
            </w:r>
            <w:r w:rsidR="009954F5">
              <w:rPr>
                <w:webHidden/>
              </w:rPr>
              <w:fldChar w:fldCharType="end"/>
            </w:r>
          </w:hyperlink>
        </w:p>
        <w:p w14:paraId="6BD2DA20" w14:textId="77777777" w:rsidR="00532B89" w:rsidRDefault="0028245D">
          <w:pPr>
            <w:pStyle w:val="TOC1"/>
            <w:tabs>
              <w:tab w:val="left" w:pos="403"/>
            </w:tabs>
            <w:rPr>
              <w:rFonts w:asciiTheme="minorHAnsi" w:eastAsiaTheme="minorEastAsia" w:hAnsiTheme="minorHAnsi" w:cstheme="minorBidi"/>
              <w:sz w:val="22"/>
              <w:szCs w:val="22"/>
            </w:rPr>
          </w:pPr>
          <w:hyperlink w:anchor="_Toc368520524" w:history="1">
            <w:r w:rsidR="00532B89" w:rsidRPr="00CA7CA7">
              <w:rPr>
                <w:rStyle w:val="Hyperlink"/>
              </w:rPr>
              <w:t>7.</w:t>
            </w:r>
            <w:r w:rsidR="00532B89">
              <w:rPr>
                <w:rFonts w:asciiTheme="minorHAnsi" w:eastAsiaTheme="minorEastAsia" w:hAnsiTheme="minorHAnsi" w:cstheme="minorBidi"/>
                <w:sz w:val="22"/>
                <w:szCs w:val="22"/>
              </w:rPr>
              <w:tab/>
            </w:r>
            <w:r w:rsidR="00532B89" w:rsidRPr="00CA7CA7">
              <w:rPr>
                <w:rStyle w:val="Hyperlink"/>
              </w:rPr>
              <w:t>360/Peer Review Process</w:t>
            </w:r>
            <w:r w:rsidR="00532B89">
              <w:rPr>
                <w:webHidden/>
              </w:rPr>
              <w:tab/>
            </w:r>
            <w:r w:rsidR="009954F5">
              <w:rPr>
                <w:webHidden/>
              </w:rPr>
              <w:fldChar w:fldCharType="begin"/>
            </w:r>
            <w:r w:rsidR="00532B89">
              <w:rPr>
                <w:webHidden/>
              </w:rPr>
              <w:instrText xml:space="preserve"> PAGEREF _Toc368520524 \h </w:instrText>
            </w:r>
            <w:r w:rsidR="009954F5">
              <w:rPr>
                <w:webHidden/>
              </w:rPr>
            </w:r>
            <w:r w:rsidR="009954F5">
              <w:rPr>
                <w:webHidden/>
              </w:rPr>
              <w:fldChar w:fldCharType="separate"/>
            </w:r>
            <w:r w:rsidR="00532B89">
              <w:rPr>
                <w:webHidden/>
              </w:rPr>
              <w:t>28</w:t>
            </w:r>
            <w:r w:rsidR="009954F5">
              <w:rPr>
                <w:webHidden/>
              </w:rPr>
              <w:fldChar w:fldCharType="end"/>
            </w:r>
          </w:hyperlink>
        </w:p>
        <w:p w14:paraId="6BD2DA21" w14:textId="77777777" w:rsidR="00532B89" w:rsidRDefault="0028245D">
          <w:pPr>
            <w:pStyle w:val="TOC1"/>
            <w:tabs>
              <w:tab w:val="left" w:pos="403"/>
            </w:tabs>
            <w:rPr>
              <w:rFonts w:asciiTheme="minorHAnsi" w:eastAsiaTheme="minorEastAsia" w:hAnsiTheme="minorHAnsi" w:cstheme="minorBidi"/>
              <w:sz w:val="22"/>
              <w:szCs w:val="22"/>
            </w:rPr>
          </w:pPr>
          <w:hyperlink w:anchor="_Toc368520525" w:history="1">
            <w:r w:rsidR="00532B89" w:rsidRPr="00CA7CA7">
              <w:rPr>
                <w:rStyle w:val="Hyperlink"/>
              </w:rPr>
              <w:t>8.</w:t>
            </w:r>
            <w:r w:rsidR="00532B89">
              <w:rPr>
                <w:rFonts w:asciiTheme="minorHAnsi" w:eastAsiaTheme="minorEastAsia" w:hAnsiTheme="minorHAnsi" w:cstheme="minorBidi"/>
                <w:sz w:val="22"/>
                <w:szCs w:val="22"/>
              </w:rPr>
              <w:tab/>
            </w:r>
            <w:r w:rsidR="00532B89" w:rsidRPr="00CA7CA7">
              <w:rPr>
                <w:rStyle w:val="Hyperlink"/>
              </w:rPr>
              <w:t>** Missing section on how the system allows the user to interact with reviews during and after review process **</w:t>
            </w:r>
            <w:r w:rsidR="00532B89">
              <w:rPr>
                <w:webHidden/>
              </w:rPr>
              <w:tab/>
            </w:r>
            <w:r w:rsidR="009954F5">
              <w:rPr>
                <w:webHidden/>
              </w:rPr>
              <w:fldChar w:fldCharType="begin"/>
            </w:r>
            <w:r w:rsidR="00532B89">
              <w:rPr>
                <w:webHidden/>
              </w:rPr>
              <w:instrText xml:space="preserve"> PAGEREF _Toc368520525 \h </w:instrText>
            </w:r>
            <w:r w:rsidR="009954F5">
              <w:rPr>
                <w:webHidden/>
              </w:rPr>
            </w:r>
            <w:r w:rsidR="009954F5">
              <w:rPr>
                <w:webHidden/>
              </w:rPr>
              <w:fldChar w:fldCharType="separate"/>
            </w:r>
            <w:r w:rsidR="00532B89">
              <w:rPr>
                <w:webHidden/>
              </w:rPr>
              <w:t>31</w:t>
            </w:r>
            <w:r w:rsidR="009954F5">
              <w:rPr>
                <w:webHidden/>
              </w:rPr>
              <w:fldChar w:fldCharType="end"/>
            </w:r>
          </w:hyperlink>
        </w:p>
        <w:p w14:paraId="6BD2DA22" w14:textId="77777777" w:rsidR="00532B89" w:rsidRDefault="0028245D">
          <w:pPr>
            <w:pStyle w:val="TOC1"/>
            <w:tabs>
              <w:tab w:val="left" w:pos="403"/>
            </w:tabs>
            <w:rPr>
              <w:rFonts w:asciiTheme="minorHAnsi" w:eastAsiaTheme="minorEastAsia" w:hAnsiTheme="minorHAnsi" w:cstheme="minorBidi"/>
              <w:sz w:val="22"/>
              <w:szCs w:val="22"/>
            </w:rPr>
          </w:pPr>
          <w:hyperlink w:anchor="_Toc368520526" w:history="1">
            <w:r w:rsidR="00532B89" w:rsidRPr="00CA7CA7">
              <w:rPr>
                <w:rStyle w:val="Hyperlink"/>
              </w:rPr>
              <w:t>9.</w:t>
            </w:r>
            <w:r w:rsidR="00532B89">
              <w:rPr>
                <w:rFonts w:asciiTheme="minorHAnsi" w:eastAsiaTheme="minorEastAsia" w:hAnsiTheme="minorHAnsi" w:cstheme="minorBidi"/>
                <w:sz w:val="22"/>
                <w:szCs w:val="22"/>
              </w:rPr>
              <w:tab/>
            </w:r>
            <w:r w:rsidR="00532B89" w:rsidRPr="00CA7CA7">
              <w:rPr>
                <w:rStyle w:val="Hyperlink"/>
              </w:rPr>
              <w:t>Glossary</w:t>
            </w:r>
            <w:r w:rsidR="00532B89">
              <w:rPr>
                <w:webHidden/>
              </w:rPr>
              <w:tab/>
            </w:r>
            <w:r w:rsidR="009954F5">
              <w:rPr>
                <w:webHidden/>
              </w:rPr>
              <w:fldChar w:fldCharType="begin"/>
            </w:r>
            <w:r w:rsidR="00532B89">
              <w:rPr>
                <w:webHidden/>
              </w:rPr>
              <w:instrText xml:space="preserve"> PAGEREF _Toc368520526 \h </w:instrText>
            </w:r>
            <w:r w:rsidR="009954F5">
              <w:rPr>
                <w:webHidden/>
              </w:rPr>
            </w:r>
            <w:r w:rsidR="009954F5">
              <w:rPr>
                <w:webHidden/>
              </w:rPr>
              <w:fldChar w:fldCharType="separate"/>
            </w:r>
            <w:r w:rsidR="00532B89">
              <w:rPr>
                <w:webHidden/>
              </w:rPr>
              <w:t>32</w:t>
            </w:r>
            <w:r w:rsidR="009954F5">
              <w:rPr>
                <w:webHidden/>
              </w:rPr>
              <w:fldChar w:fldCharType="end"/>
            </w:r>
          </w:hyperlink>
        </w:p>
        <w:p w14:paraId="6BD2DA23" w14:textId="77777777" w:rsidR="00532B89" w:rsidRDefault="009954F5">
          <w:r>
            <w:rPr>
              <w:b/>
              <w:bCs/>
              <w:noProof/>
            </w:rPr>
            <w:fldChar w:fldCharType="end"/>
          </w:r>
        </w:p>
      </w:sdtContent>
    </w:sdt>
    <w:p w14:paraId="6BD2DA24" w14:textId="77777777" w:rsidR="00532B89" w:rsidRDefault="00532B89">
      <w:pPr>
        <w:spacing w:after="0" w:line="240" w:lineRule="auto"/>
        <w:rPr>
          <w:rFonts w:ascii="Verdana" w:hAnsi="Verdana"/>
          <w:b/>
          <w:bCs/>
          <w:caps/>
          <w:color w:val="808080"/>
          <w:sz w:val="24"/>
          <w:szCs w:val="28"/>
        </w:rPr>
      </w:pPr>
    </w:p>
    <w:p w14:paraId="6BD2DA25" w14:textId="77777777" w:rsidR="00617422" w:rsidRDefault="00617422">
      <w:pPr>
        <w:spacing w:after="0" w:line="240" w:lineRule="auto"/>
        <w:rPr>
          <w:rFonts w:cs="Arial"/>
          <w:b/>
          <w:bCs/>
          <w:kern w:val="32"/>
          <w:sz w:val="28"/>
          <w:szCs w:val="32"/>
        </w:rPr>
      </w:pPr>
      <w:r>
        <w:rPr>
          <w:rFonts w:cs="Arial"/>
          <w:b/>
          <w:bCs/>
          <w:kern w:val="32"/>
          <w:sz w:val="28"/>
          <w:szCs w:val="32"/>
        </w:rPr>
        <w:t>Version History</w:t>
      </w:r>
    </w:p>
    <w:tbl>
      <w:tblPr>
        <w:tblStyle w:val="TableGrid"/>
        <w:tblW w:w="0" w:type="auto"/>
        <w:tblLook w:val="04A0" w:firstRow="1" w:lastRow="0" w:firstColumn="1" w:lastColumn="0" w:noHBand="0" w:noVBand="1"/>
      </w:tblPr>
      <w:tblGrid>
        <w:gridCol w:w="2596"/>
        <w:gridCol w:w="2596"/>
        <w:gridCol w:w="4636"/>
      </w:tblGrid>
      <w:tr w:rsidR="00B43850" w14:paraId="6BD2DA29" w14:textId="77777777" w:rsidTr="00B43850">
        <w:tc>
          <w:tcPr>
            <w:tcW w:w="2596" w:type="dxa"/>
          </w:tcPr>
          <w:p w14:paraId="6BD2DA26" w14:textId="77777777" w:rsidR="00B43850" w:rsidRPr="00333157" w:rsidRDefault="00B43850">
            <w:pPr>
              <w:spacing w:after="0" w:line="240" w:lineRule="auto"/>
              <w:rPr>
                <w:rFonts w:cs="Arial"/>
                <w:b/>
                <w:bCs/>
                <w:kern w:val="32"/>
                <w:sz w:val="22"/>
                <w:szCs w:val="22"/>
              </w:rPr>
            </w:pPr>
            <w:r w:rsidRPr="00333157">
              <w:rPr>
                <w:rFonts w:cs="Arial"/>
                <w:b/>
                <w:bCs/>
                <w:kern w:val="32"/>
                <w:sz w:val="22"/>
                <w:szCs w:val="22"/>
              </w:rPr>
              <w:t>Version</w:t>
            </w:r>
          </w:p>
        </w:tc>
        <w:tc>
          <w:tcPr>
            <w:tcW w:w="2596" w:type="dxa"/>
          </w:tcPr>
          <w:p w14:paraId="6BD2DA27" w14:textId="77777777" w:rsidR="00B43850" w:rsidRPr="00333157" w:rsidRDefault="00B43850">
            <w:pPr>
              <w:spacing w:after="0" w:line="240" w:lineRule="auto"/>
              <w:rPr>
                <w:rFonts w:cs="Arial"/>
                <w:b/>
                <w:bCs/>
                <w:kern w:val="32"/>
                <w:sz w:val="22"/>
                <w:szCs w:val="22"/>
              </w:rPr>
            </w:pPr>
            <w:r w:rsidRPr="00333157">
              <w:rPr>
                <w:rFonts w:cs="Arial"/>
                <w:b/>
                <w:bCs/>
                <w:kern w:val="32"/>
                <w:sz w:val="22"/>
                <w:szCs w:val="22"/>
              </w:rPr>
              <w:t>Author</w:t>
            </w:r>
          </w:p>
        </w:tc>
        <w:tc>
          <w:tcPr>
            <w:tcW w:w="4636" w:type="dxa"/>
          </w:tcPr>
          <w:p w14:paraId="6BD2DA28" w14:textId="77777777" w:rsidR="00B43850" w:rsidRPr="00333157" w:rsidRDefault="00B43850">
            <w:pPr>
              <w:spacing w:after="0" w:line="240" w:lineRule="auto"/>
              <w:rPr>
                <w:rFonts w:cs="Arial"/>
                <w:b/>
                <w:bCs/>
                <w:kern w:val="32"/>
                <w:sz w:val="22"/>
                <w:szCs w:val="22"/>
              </w:rPr>
            </w:pPr>
            <w:r w:rsidRPr="00333157">
              <w:rPr>
                <w:rFonts w:cs="Arial"/>
                <w:b/>
                <w:bCs/>
                <w:kern w:val="32"/>
                <w:sz w:val="22"/>
                <w:szCs w:val="22"/>
              </w:rPr>
              <w:t>Notes</w:t>
            </w:r>
          </w:p>
        </w:tc>
      </w:tr>
      <w:tr w:rsidR="00B43850" w14:paraId="6BD2DA2D" w14:textId="77777777" w:rsidTr="00B43850">
        <w:tc>
          <w:tcPr>
            <w:tcW w:w="2596" w:type="dxa"/>
          </w:tcPr>
          <w:p w14:paraId="6BD2DA2A" w14:textId="77777777" w:rsidR="00B43850" w:rsidRPr="00694287" w:rsidRDefault="00FC25D1" w:rsidP="00694287">
            <w:pPr>
              <w:spacing w:after="0" w:line="240" w:lineRule="auto"/>
              <w:rPr>
                <w:rFonts w:cs="Arial"/>
                <w:bCs/>
                <w:kern w:val="32"/>
                <w:sz w:val="24"/>
              </w:rPr>
            </w:pPr>
            <w:r w:rsidRPr="00694287">
              <w:rPr>
                <w:rFonts w:cs="Arial"/>
                <w:bCs/>
                <w:kern w:val="32"/>
                <w:sz w:val="24"/>
              </w:rPr>
              <w:t>1.</w:t>
            </w:r>
            <w:r w:rsidR="00694287" w:rsidRPr="00694287">
              <w:rPr>
                <w:rFonts w:cs="Arial"/>
                <w:bCs/>
                <w:kern w:val="32"/>
                <w:sz w:val="24"/>
              </w:rPr>
              <w:t>0</w:t>
            </w:r>
          </w:p>
        </w:tc>
        <w:tc>
          <w:tcPr>
            <w:tcW w:w="2596" w:type="dxa"/>
          </w:tcPr>
          <w:p w14:paraId="6BD2DA2B" w14:textId="77777777" w:rsidR="00B43850" w:rsidRPr="00694287" w:rsidRDefault="00FC25D1">
            <w:pPr>
              <w:spacing w:after="0" w:line="240" w:lineRule="auto"/>
              <w:rPr>
                <w:rFonts w:cs="Arial"/>
                <w:bCs/>
                <w:kern w:val="32"/>
                <w:sz w:val="24"/>
              </w:rPr>
            </w:pPr>
            <w:r w:rsidRPr="00694287">
              <w:rPr>
                <w:rFonts w:cs="Arial"/>
                <w:bCs/>
                <w:kern w:val="32"/>
                <w:sz w:val="24"/>
              </w:rPr>
              <w:t>Ellie Huss</w:t>
            </w:r>
          </w:p>
        </w:tc>
        <w:tc>
          <w:tcPr>
            <w:tcW w:w="4636" w:type="dxa"/>
          </w:tcPr>
          <w:p w14:paraId="6BD2DA2C" w14:textId="77777777" w:rsidR="00B43850" w:rsidRPr="00694287" w:rsidRDefault="00694287">
            <w:pPr>
              <w:spacing w:after="0" w:line="240" w:lineRule="auto"/>
              <w:rPr>
                <w:rFonts w:cs="Arial"/>
                <w:bCs/>
                <w:kern w:val="32"/>
                <w:sz w:val="24"/>
              </w:rPr>
            </w:pPr>
            <w:r w:rsidRPr="00694287">
              <w:rPr>
                <w:rFonts w:cs="Arial"/>
                <w:bCs/>
                <w:kern w:val="32"/>
                <w:sz w:val="24"/>
              </w:rPr>
              <w:t>Initial draft</w:t>
            </w:r>
          </w:p>
        </w:tc>
      </w:tr>
      <w:tr w:rsidR="00B43850" w14:paraId="6BD2DA31" w14:textId="77777777" w:rsidTr="00B43850">
        <w:tc>
          <w:tcPr>
            <w:tcW w:w="2596" w:type="dxa"/>
          </w:tcPr>
          <w:p w14:paraId="6BD2DA2E" w14:textId="77777777" w:rsidR="00B43850" w:rsidRPr="00694287" w:rsidRDefault="00694287">
            <w:pPr>
              <w:spacing w:after="0" w:line="240" w:lineRule="auto"/>
              <w:rPr>
                <w:rFonts w:cs="Arial"/>
                <w:bCs/>
                <w:kern w:val="32"/>
                <w:sz w:val="24"/>
              </w:rPr>
            </w:pPr>
            <w:r w:rsidRPr="00694287">
              <w:rPr>
                <w:rFonts w:cs="Arial"/>
                <w:bCs/>
                <w:kern w:val="32"/>
                <w:sz w:val="24"/>
              </w:rPr>
              <w:t>2.0</w:t>
            </w:r>
          </w:p>
        </w:tc>
        <w:tc>
          <w:tcPr>
            <w:tcW w:w="2596" w:type="dxa"/>
          </w:tcPr>
          <w:p w14:paraId="6BD2DA2F" w14:textId="77777777" w:rsidR="00B43850" w:rsidRPr="00694287" w:rsidRDefault="00694287">
            <w:pPr>
              <w:spacing w:after="0" w:line="240" w:lineRule="auto"/>
              <w:rPr>
                <w:rFonts w:cs="Arial"/>
                <w:bCs/>
                <w:kern w:val="32"/>
                <w:sz w:val="24"/>
              </w:rPr>
            </w:pPr>
            <w:r w:rsidRPr="00694287">
              <w:rPr>
                <w:rFonts w:cs="Arial"/>
                <w:bCs/>
                <w:kern w:val="32"/>
                <w:sz w:val="24"/>
              </w:rPr>
              <w:t>Ellie Huss</w:t>
            </w:r>
          </w:p>
        </w:tc>
        <w:tc>
          <w:tcPr>
            <w:tcW w:w="4636" w:type="dxa"/>
          </w:tcPr>
          <w:p w14:paraId="6BD2DA30" w14:textId="77777777" w:rsidR="00B43850" w:rsidRPr="00694287" w:rsidRDefault="00694287">
            <w:pPr>
              <w:spacing w:after="0" w:line="240" w:lineRule="auto"/>
              <w:rPr>
                <w:rFonts w:cs="Arial"/>
                <w:bCs/>
                <w:kern w:val="32"/>
                <w:sz w:val="24"/>
              </w:rPr>
            </w:pPr>
            <w:r w:rsidRPr="00694287">
              <w:rPr>
                <w:rFonts w:cs="Arial"/>
                <w:bCs/>
                <w:kern w:val="32"/>
                <w:sz w:val="24"/>
              </w:rPr>
              <w:t>Updated based on peer review comments – David  Brooks</w:t>
            </w:r>
            <w:r w:rsidR="0003702E">
              <w:rPr>
                <w:rFonts w:cs="Arial"/>
                <w:bCs/>
                <w:kern w:val="32"/>
                <w:sz w:val="24"/>
              </w:rPr>
              <w:t xml:space="preserve"> and John Spyers</w:t>
            </w:r>
          </w:p>
        </w:tc>
      </w:tr>
      <w:tr w:rsidR="00B43850" w14:paraId="6BD2DA35" w14:textId="77777777" w:rsidTr="00B43850">
        <w:tc>
          <w:tcPr>
            <w:tcW w:w="2596" w:type="dxa"/>
          </w:tcPr>
          <w:p w14:paraId="6BD2DA32" w14:textId="77777777" w:rsidR="00B43850" w:rsidRPr="00252693" w:rsidRDefault="00482FFC">
            <w:pPr>
              <w:spacing w:after="0" w:line="240" w:lineRule="auto"/>
              <w:rPr>
                <w:rFonts w:cs="Arial"/>
                <w:bCs/>
                <w:kern w:val="32"/>
                <w:sz w:val="24"/>
              </w:rPr>
            </w:pPr>
            <w:r w:rsidRPr="00252693">
              <w:rPr>
                <w:rFonts w:cs="Arial"/>
                <w:bCs/>
                <w:kern w:val="32"/>
                <w:sz w:val="24"/>
              </w:rPr>
              <w:t>3.0</w:t>
            </w:r>
          </w:p>
        </w:tc>
        <w:tc>
          <w:tcPr>
            <w:tcW w:w="2596" w:type="dxa"/>
          </w:tcPr>
          <w:p w14:paraId="6BD2DA33" w14:textId="77777777" w:rsidR="00B43850" w:rsidRPr="00252693" w:rsidRDefault="00482FFC">
            <w:pPr>
              <w:spacing w:after="0" w:line="240" w:lineRule="auto"/>
              <w:rPr>
                <w:rFonts w:cs="Arial"/>
                <w:bCs/>
                <w:kern w:val="32"/>
                <w:sz w:val="24"/>
              </w:rPr>
            </w:pPr>
            <w:r w:rsidRPr="00252693">
              <w:rPr>
                <w:rFonts w:cs="Arial"/>
                <w:bCs/>
                <w:kern w:val="32"/>
                <w:sz w:val="24"/>
              </w:rPr>
              <w:t>Ellie Huss</w:t>
            </w:r>
          </w:p>
        </w:tc>
        <w:tc>
          <w:tcPr>
            <w:tcW w:w="4636" w:type="dxa"/>
          </w:tcPr>
          <w:p w14:paraId="6BD2DA34" w14:textId="77777777" w:rsidR="00B43850" w:rsidRPr="00252693" w:rsidRDefault="00482FFC">
            <w:pPr>
              <w:spacing w:after="0" w:line="240" w:lineRule="auto"/>
              <w:rPr>
                <w:rFonts w:cs="Arial"/>
                <w:bCs/>
                <w:kern w:val="32"/>
                <w:sz w:val="24"/>
              </w:rPr>
            </w:pPr>
            <w:r w:rsidRPr="00252693">
              <w:rPr>
                <w:rFonts w:cs="Arial"/>
                <w:bCs/>
                <w:kern w:val="32"/>
                <w:sz w:val="24"/>
              </w:rPr>
              <w:t>Added section 8.0 – User Notifications and Interactions</w:t>
            </w:r>
          </w:p>
        </w:tc>
      </w:tr>
      <w:tr w:rsidR="00B43850" w14:paraId="6BD2DA39" w14:textId="77777777" w:rsidTr="00B43850">
        <w:tc>
          <w:tcPr>
            <w:tcW w:w="2596" w:type="dxa"/>
          </w:tcPr>
          <w:p w14:paraId="6BD2DA36" w14:textId="77777777" w:rsidR="00B43850" w:rsidRPr="00252693" w:rsidRDefault="00252693">
            <w:pPr>
              <w:spacing w:after="0" w:line="240" w:lineRule="auto"/>
              <w:rPr>
                <w:rFonts w:cs="Arial"/>
                <w:bCs/>
                <w:kern w:val="32"/>
                <w:sz w:val="24"/>
              </w:rPr>
            </w:pPr>
            <w:r w:rsidRPr="00252693">
              <w:rPr>
                <w:rFonts w:cs="Arial"/>
                <w:bCs/>
                <w:kern w:val="32"/>
                <w:sz w:val="24"/>
              </w:rPr>
              <w:t>4.0</w:t>
            </w:r>
          </w:p>
        </w:tc>
        <w:tc>
          <w:tcPr>
            <w:tcW w:w="2596" w:type="dxa"/>
          </w:tcPr>
          <w:p w14:paraId="6BD2DA37" w14:textId="77777777" w:rsidR="00B43850" w:rsidRPr="00252693" w:rsidRDefault="00252693">
            <w:pPr>
              <w:spacing w:after="0" w:line="240" w:lineRule="auto"/>
              <w:rPr>
                <w:rFonts w:cs="Arial"/>
                <w:bCs/>
                <w:kern w:val="32"/>
                <w:sz w:val="24"/>
              </w:rPr>
            </w:pPr>
            <w:r w:rsidRPr="00252693">
              <w:rPr>
                <w:rFonts w:cs="Arial"/>
                <w:bCs/>
                <w:kern w:val="32"/>
                <w:sz w:val="24"/>
              </w:rPr>
              <w:t>Ellie Huss</w:t>
            </w:r>
          </w:p>
        </w:tc>
        <w:tc>
          <w:tcPr>
            <w:tcW w:w="4636" w:type="dxa"/>
          </w:tcPr>
          <w:p w14:paraId="6BD2DA38" w14:textId="77777777" w:rsidR="00B43850" w:rsidRPr="00252693" w:rsidRDefault="00252693">
            <w:pPr>
              <w:spacing w:after="0" w:line="240" w:lineRule="auto"/>
              <w:rPr>
                <w:rFonts w:cs="Arial"/>
                <w:bCs/>
                <w:kern w:val="32"/>
                <w:sz w:val="24"/>
              </w:rPr>
            </w:pPr>
            <w:r w:rsidRPr="00252693">
              <w:rPr>
                <w:rFonts w:cs="Arial"/>
                <w:bCs/>
                <w:kern w:val="32"/>
                <w:sz w:val="24"/>
              </w:rPr>
              <w:t>Updated  based on team and GM feedback</w:t>
            </w:r>
          </w:p>
        </w:tc>
      </w:tr>
      <w:tr w:rsidR="00FB60E1" w14:paraId="6BD2DA3D" w14:textId="77777777" w:rsidTr="00B43850">
        <w:tc>
          <w:tcPr>
            <w:tcW w:w="2596" w:type="dxa"/>
          </w:tcPr>
          <w:p w14:paraId="6BD2DA3A" w14:textId="77777777" w:rsidR="00FB60E1" w:rsidRPr="00252693" w:rsidRDefault="00FB60E1">
            <w:pPr>
              <w:spacing w:after="0" w:line="240" w:lineRule="auto"/>
              <w:rPr>
                <w:rFonts w:cs="Arial"/>
                <w:bCs/>
                <w:kern w:val="32"/>
                <w:sz w:val="24"/>
              </w:rPr>
            </w:pPr>
            <w:r>
              <w:rPr>
                <w:rFonts w:cs="Arial"/>
                <w:bCs/>
                <w:kern w:val="32"/>
                <w:sz w:val="24"/>
              </w:rPr>
              <w:t>5.0</w:t>
            </w:r>
          </w:p>
        </w:tc>
        <w:tc>
          <w:tcPr>
            <w:tcW w:w="2596" w:type="dxa"/>
          </w:tcPr>
          <w:p w14:paraId="6BD2DA3B" w14:textId="77777777" w:rsidR="00FB60E1" w:rsidRPr="00252693" w:rsidRDefault="00FB60E1">
            <w:pPr>
              <w:spacing w:after="0" w:line="240" w:lineRule="auto"/>
              <w:rPr>
                <w:rFonts w:cs="Arial"/>
                <w:bCs/>
                <w:kern w:val="32"/>
                <w:sz w:val="24"/>
              </w:rPr>
            </w:pPr>
            <w:r>
              <w:rPr>
                <w:rFonts w:cs="Arial"/>
                <w:bCs/>
                <w:kern w:val="32"/>
                <w:sz w:val="24"/>
              </w:rPr>
              <w:t>Ellie Huss</w:t>
            </w:r>
          </w:p>
        </w:tc>
        <w:tc>
          <w:tcPr>
            <w:tcW w:w="4636" w:type="dxa"/>
          </w:tcPr>
          <w:p w14:paraId="6BD2DA3C" w14:textId="77777777" w:rsidR="00FB60E1" w:rsidRPr="00252693" w:rsidRDefault="00FB60E1">
            <w:pPr>
              <w:spacing w:after="0" w:line="240" w:lineRule="auto"/>
              <w:rPr>
                <w:rFonts w:cs="Arial"/>
                <w:bCs/>
                <w:kern w:val="32"/>
                <w:sz w:val="24"/>
              </w:rPr>
            </w:pPr>
            <w:r>
              <w:rPr>
                <w:rFonts w:cs="Arial"/>
                <w:bCs/>
                <w:kern w:val="32"/>
                <w:sz w:val="24"/>
              </w:rPr>
              <w:t>New requirements based on Iterations 1 and 2.</w:t>
            </w:r>
          </w:p>
        </w:tc>
      </w:tr>
      <w:tr w:rsidR="006D4EBF" w14:paraId="45CA160E" w14:textId="77777777" w:rsidTr="00B43850">
        <w:tc>
          <w:tcPr>
            <w:tcW w:w="2596" w:type="dxa"/>
          </w:tcPr>
          <w:p w14:paraId="0293B77D" w14:textId="0358DD6D" w:rsidR="006D4EBF" w:rsidRDefault="006D4EBF">
            <w:pPr>
              <w:spacing w:after="0" w:line="240" w:lineRule="auto"/>
              <w:rPr>
                <w:rFonts w:cs="Arial"/>
                <w:bCs/>
                <w:kern w:val="32"/>
                <w:sz w:val="24"/>
              </w:rPr>
            </w:pPr>
            <w:r>
              <w:rPr>
                <w:rFonts w:cs="Arial"/>
                <w:bCs/>
                <w:kern w:val="32"/>
                <w:sz w:val="24"/>
              </w:rPr>
              <w:t>6.0</w:t>
            </w:r>
          </w:p>
        </w:tc>
        <w:tc>
          <w:tcPr>
            <w:tcW w:w="2596" w:type="dxa"/>
          </w:tcPr>
          <w:p w14:paraId="77F2E47D" w14:textId="033341D1" w:rsidR="006D4EBF" w:rsidRDefault="006D4EBF">
            <w:pPr>
              <w:spacing w:after="0" w:line="240" w:lineRule="auto"/>
              <w:rPr>
                <w:rFonts w:cs="Arial"/>
                <w:bCs/>
                <w:kern w:val="32"/>
                <w:sz w:val="24"/>
              </w:rPr>
            </w:pPr>
            <w:r>
              <w:rPr>
                <w:rFonts w:cs="Arial"/>
                <w:bCs/>
                <w:kern w:val="32"/>
                <w:sz w:val="24"/>
              </w:rPr>
              <w:t>Ellie Huss</w:t>
            </w:r>
          </w:p>
        </w:tc>
        <w:tc>
          <w:tcPr>
            <w:tcW w:w="4636" w:type="dxa"/>
          </w:tcPr>
          <w:p w14:paraId="6070B0A3" w14:textId="1036922A" w:rsidR="006D4EBF" w:rsidRDefault="006D4EBF">
            <w:pPr>
              <w:spacing w:after="0" w:line="240" w:lineRule="auto"/>
              <w:rPr>
                <w:rFonts w:cs="Arial"/>
                <w:bCs/>
                <w:kern w:val="32"/>
                <w:sz w:val="24"/>
              </w:rPr>
            </w:pPr>
            <w:r>
              <w:rPr>
                <w:rFonts w:cs="Arial"/>
                <w:bCs/>
                <w:kern w:val="32"/>
                <w:sz w:val="24"/>
              </w:rPr>
              <w:t>Added the following requirements on 12.11.13</w:t>
            </w:r>
          </w:p>
          <w:p w14:paraId="3C45C8F9" w14:textId="77777777" w:rsidR="006D4EBF" w:rsidRDefault="006D4EBF">
            <w:pPr>
              <w:spacing w:after="0" w:line="240" w:lineRule="auto"/>
              <w:rPr>
                <w:rFonts w:cs="Arial"/>
                <w:bCs/>
                <w:kern w:val="32"/>
                <w:sz w:val="24"/>
              </w:rPr>
            </w:pPr>
            <w:r>
              <w:rPr>
                <w:rFonts w:cs="Arial"/>
                <w:bCs/>
                <w:kern w:val="32"/>
                <w:sz w:val="24"/>
              </w:rPr>
              <w:t>10.0</w:t>
            </w:r>
          </w:p>
          <w:p w14:paraId="7FD12A54" w14:textId="5A927802" w:rsidR="006D4EBF" w:rsidRDefault="006D4EBF">
            <w:pPr>
              <w:spacing w:after="0" w:line="240" w:lineRule="auto"/>
              <w:rPr>
                <w:rFonts w:cs="Arial"/>
                <w:bCs/>
                <w:kern w:val="32"/>
                <w:sz w:val="24"/>
              </w:rPr>
            </w:pPr>
            <w:r>
              <w:rPr>
                <w:rFonts w:cs="Arial"/>
                <w:bCs/>
                <w:kern w:val="32"/>
                <w:sz w:val="24"/>
              </w:rPr>
              <w:t>10.2.5</w:t>
            </w:r>
          </w:p>
          <w:p w14:paraId="4012BC65" w14:textId="29D2361A" w:rsidR="006D4EBF" w:rsidRDefault="006D4EBF">
            <w:pPr>
              <w:spacing w:after="0" w:line="240" w:lineRule="auto"/>
              <w:rPr>
                <w:rFonts w:cs="Arial"/>
                <w:bCs/>
                <w:kern w:val="32"/>
                <w:sz w:val="24"/>
              </w:rPr>
            </w:pPr>
            <w:r>
              <w:rPr>
                <w:rFonts w:cs="Arial"/>
                <w:bCs/>
                <w:kern w:val="32"/>
                <w:sz w:val="24"/>
              </w:rPr>
              <w:t>10.3.5</w:t>
            </w:r>
          </w:p>
          <w:p w14:paraId="7D9617CE" w14:textId="77777777" w:rsidR="0028245D" w:rsidRDefault="0028245D">
            <w:pPr>
              <w:spacing w:after="0" w:line="240" w:lineRule="auto"/>
              <w:rPr>
                <w:rFonts w:cs="Arial"/>
                <w:bCs/>
                <w:kern w:val="32"/>
                <w:sz w:val="24"/>
              </w:rPr>
            </w:pPr>
            <w:r>
              <w:rPr>
                <w:rFonts w:cs="Arial"/>
                <w:bCs/>
                <w:kern w:val="32"/>
                <w:sz w:val="24"/>
              </w:rPr>
              <w:t>10.3.6</w:t>
            </w:r>
          </w:p>
          <w:p w14:paraId="44BEC8A3" w14:textId="7F83FAF7" w:rsidR="0028245D" w:rsidRDefault="0028245D">
            <w:pPr>
              <w:spacing w:after="0" w:line="240" w:lineRule="auto"/>
              <w:rPr>
                <w:rFonts w:cs="Arial"/>
                <w:bCs/>
                <w:kern w:val="32"/>
                <w:sz w:val="24"/>
              </w:rPr>
            </w:pPr>
            <w:r>
              <w:rPr>
                <w:rFonts w:cs="Arial"/>
                <w:bCs/>
                <w:kern w:val="32"/>
                <w:sz w:val="24"/>
              </w:rPr>
              <w:t>10.3.7</w:t>
            </w:r>
            <w:bookmarkStart w:id="9" w:name="_GoBack"/>
            <w:bookmarkEnd w:id="9"/>
          </w:p>
          <w:p w14:paraId="5C3BDE6F" w14:textId="77777777" w:rsidR="006D4EBF" w:rsidRDefault="006D4EBF">
            <w:pPr>
              <w:spacing w:after="0" w:line="240" w:lineRule="auto"/>
              <w:rPr>
                <w:rFonts w:cs="Arial"/>
                <w:bCs/>
                <w:kern w:val="32"/>
                <w:sz w:val="24"/>
              </w:rPr>
            </w:pPr>
          </w:p>
          <w:p w14:paraId="3C348473" w14:textId="77777777" w:rsidR="006D4EBF" w:rsidRDefault="006D4EBF">
            <w:pPr>
              <w:spacing w:after="0" w:line="240" w:lineRule="auto"/>
              <w:rPr>
                <w:rFonts w:cs="Arial"/>
                <w:bCs/>
                <w:kern w:val="32"/>
                <w:sz w:val="24"/>
              </w:rPr>
            </w:pPr>
          </w:p>
        </w:tc>
      </w:tr>
      <w:tr w:rsidR="006D4EBF" w14:paraId="5C57F8A0" w14:textId="77777777" w:rsidTr="00B43850">
        <w:tc>
          <w:tcPr>
            <w:tcW w:w="2596" w:type="dxa"/>
          </w:tcPr>
          <w:p w14:paraId="6CAAB048" w14:textId="6623F5B8" w:rsidR="006D4EBF" w:rsidRDefault="006D4EBF">
            <w:pPr>
              <w:spacing w:after="0" w:line="240" w:lineRule="auto"/>
              <w:rPr>
                <w:rFonts w:cs="Arial"/>
                <w:bCs/>
                <w:kern w:val="32"/>
                <w:sz w:val="24"/>
              </w:rPr>
            </w:pPr>
            <w:r>
              <w:rPr>
                <w:rFonts w:cs="Arial"/>
                <w:bCs/>
                <w:kern w:val="32"/>
                <w:sz w:val="24"/>
              </w:rPr>
              <w:t>7.0</w:t>
            </w:r>
          </w:p>
        </w:tc>
        <w:tc>
          <w:tcPr>
            <w:tcW w:w="2596" w:type="dxa"/>
          </w:tcPr>
          <w:p w14:paraId="6B39A78D" w14:textId="35772532" w:rsidR="006D4EBF" w:rsidRDefault="006D4EBF">
            <w:pPr>
              <w:spacing w:after="0" w:line="240" w:lineRule="auto"/>
              <w:rPr>
                <w:rFonts w:cs="Arial"/>
                <w:bCs/>
                <w:kern w:val="32"/>
                <w:sz w:val="24"/>
              </w:rPr>
            </w:pPr>
            <w:r>
              <w:rPr>
                <w:rFonts w:cs="Arial"/>
                <w:bCs/>
                <w:kern w:val="32"/>
                <w:sz w:val="24"/>
              </w:rPr>
              <w:t>Ellie Huss</w:t>
            </w:r>
          </w:p>
        </w:tc>
        <w:tc>
          <w:tcPr>
            <w:tcW w:w="4636" w:type="dxa"/>
          </w:tcPr>
          <w:p w14:paraId="36DAAFD4" w14:textId="77777777" w:rsidR="006D4EBF" w:rsidRDefault="006D4EBF">
            <w:pPr>
              <w:spacing w:after="0" w:line="240" w:lineRule="auto"/>
              <w:rPr>
                <w:rFonts w:cs="Arial"/>
                <w:bCs/>
                <w:kern w:val="32"/>
                <w:sz w:val="24"/>
              </w:rPr>
            </w:pPr>
            <w:r>
              <w:rPr>
                <w:rFonts w:cs="Arial"/>
                <w:bCs/>
                <w:kern w:val="32"/>
                <w:sz w:val="24"/>
              </w:rPr>
              <w:t>Added the following Figures on 12.11.13</w:t>
            </w:r>
          </w:p>
          <w:p w14:paraId="2E562066" w14:textId="77777777" w:rsidR="006D4EBF" w:rsidRDefault="006D4EBF">
            <w:pPr>
              <w:spacing w:after="0" w:line="240" w:lineRule="auto"/>
              <w:rPr>
                <w:rFonts w:cs="Arial"/>
                <w:bCs/>
                <w:kern w:val="32"/>
                <w:sz w:val="24"/>
              </w:rPr>
            </w:pPr>
            <w:r>
              <w:rPr>
                <w:rFonts w:cs="Arial"/>
                <w:bCs/>
                <w:kern w:val="32"/>
                <w:sz w:val="24"/>
              </w:rPr>
              <w:t>Figure 8.0</w:t>
            </w:r>
          </w:p>
          <w:p w14:paraId="755A0366" w14:textId="77777777" w:rsidR="006D4EBF" w:rsidRDefault="006D4EBF">
            <w:pPr>
              <w:spacing w:after="0" w:line="240" w:lineRule="auto"/>
              <w:rPr>
                <w:rFonts w:cs="Arial"/>
                <w:bCs/>
                <w:kern w:val="32"/>
                <w:sz w:val="24"/>
              </w:rPr>
            </w:pPr>
            <w:r>
              <w:rPr>
                <w:rFonts w:cs="Arial"/>
                <w:bCs/>
                <w:kern w:val="32"/>
                <w:sz w:val="24"/>
              </w:rPr>
              <w:lastRenderedPageBreak/>
              <w:t>Figure 9.0</w:t>
            </w:r>
          </w:p>
          <w:p w14:paraId="7C1695B8" w14:textId="445416EE" w:rsidR="006D4EBF" w:rsidRDefault="006D4EBF">
            <w:pPr>
              <w:spacing w:after="0" w:line="240" w:lineRule="auto"/>
              <w:rPr>
                <w:rFonts w:cs="Arial"/>
                <w:bCs/>
                <w:kern w:val="32"/>
                <w:sz w:val="24"/>
              </w:rPr>
            </w:pPr>
            <w:r>
              <w:rPr>
                <w:rFonts w:cs="Arial"/>
                <w:bCs/>
                <w:kern w:val="32"/>
                <w:sz w:val="24"/>
              </w:rPr>
              <w:t>Figure 10.0</w:t>
            </w:r>
          </w:p>
          <w:p w14:paraId="3925AC91" w14:textId="77777777" w:rsidR="006D4EBF" w:rsidRDefault="006D4EBF">
            <w:pPr>
              <w:spacing w:after="0" w:line="240" w:lineRule="auto"/>
              <w:rPr>
                <w:rFonts w:cs="Arial"/>
                <w:bCs/>
                <w:kern w:val="32"/>
                <w:sz w:val="24"/>
              </w:rPr>
            </w:pPr>
          </w:p>
          <w:p w14:paraId="1DDDAD8F" w14:textId="77777777" w:rsidR="006D4EBF" w:rsidRDefault="006D4EBF">
            <w:pPr>
              <w:spacing w:after="0" w:line="240" w:lineRule="auto"/>
              <w:rPr>
                <w:rFonts w:cs="Arial"/>
                <w:bCs/>
                <w:kern w:val="32"/>
                <w:sz w:val="24"/>
              </w:rPr>
            </w:pPr>
          </w:p>
        </w:tc>
      </w:tr>
    </w:tbl>
    <w:p w14:paraId="6BD2DA3E" w14:textId="097ABA92" w:rsidR="00FA6CCB" w:rsidRDefault="00FA6CCB" w:rsidP="00E32B27">
      <w:pPr>
        <w:spacing w:after="0" w:line="240" w:lineRule="auto"/>
        <w:rPr>
          <w:rFonts w:ascii="Verdana" w:hAnsi="Verdana" w:cs="Arial"/>
          <w:caps/>
          <w:color w:val="808080"/>
          <w:kern w:val="32"/>
          <w:sz w:val="28"/>
          <w:szCs w:val="32"/>
        </w:rPr>
      </w:pPr>
    </w:p>
    <w:p w14:paraId="6BD2DA3F" w14:textId="77777777" w:rsidR="00AD539B" w:rsidRPr="00E32B27" w:rsidRDefault="00FA6CCB" w:rsidP="00E32B27">
      <w:pPr>
        <w:spacing w:after="0" w:line="240" w:lineRule="auto"/>
        <w:rPr>
          <w:rFonts w:ascii="Verdana" w:hAnsi="Verdana" w:cs="Arial"/>
          <w:caps/>
          <w:color w:val="808080"/>
          <w:kern w:val="32"/>
          <w:sz w:val="28"/>
          <w:szCs w:val="32"/>
        </w:rPr>
      </w:pPr>
      <w:r>
        <w:rPr>
          <w:rFonts w:ascii="Verdana" w:hAnsi="Verdana" w:cs="Arial"/>
          <w:caps/>
          <w:color w:val="808080"/>
          <w:kern w:val="32"/>
          <w:sz w:val="28"/>
          <w:szCs w:val="32"/>
        </w:rPr>
        <w:br w:type="page"/>
      </w:r>
    </w:p>
    <w:p w14:paraId="6BD2DA40" w14:textId="77777777" w:rsidR="003A6267" w:rsidRDefault="00D31C9D" w:rsidP="00AD539B">
      <w:pPr>
        <w:pStyle w:val="Heading1"/>
        <w:numPr>
          <w:ilvl w:val="0"/>
          <w:numId w:val="25"/>
        </w:numPr>
      </w:pPr>
      <w:bookmarkStart w:id="10" w:name="_Toc368518180"/>
      <w:bookmarkStart w:id="11" w:name="_Toc368520518"/>
      <w:r>
        <w:lastRenderedPageBreak/>
        <w:t>Business Goal</w:t>
      </w:r>
      <w:bookmarkEnd w:id="8"/>
      <w:bookmarkEnd w:id="10"/>
      <w:bookmarkEnd w:id="11"/>
    </w:p>
    <w:p w14:paraId="6BD2DA41" w14:textId="77777777" w:rsidR="00D31C9D" w:rsidRDefault="00D31C9D" w:rsidP="0070758D">
      <w:pPr>
        <w:pStyle w:val="BodyText"/>
        <w:ind w:left="360"/>
      </w:pPr>
      <w:r>
        <w:t xml:space="preserve">Replicate the current </w:t>
      </w:r>
      <w:r w:rsidR="007C00ED">
        <w:t>manual r</w:t>
      </w:r>
      <w:r w:rsidR="00FF2F29">
        <w:t>eview</w:t>
      </w:r>
      <w:r w:rsidR="00284809">
        <w:t xml:space="preserve"> </w:t>
      </w:r>
      <w:r w:rsidR="007C00ED">
        <w:t xml:space="preserve">process </w:t>
      </w:r>
      <w:r w:rsidR="00284809">
        <w:t>(a.k.a “CareerBook”</w:t>
      </w:r>
      <w:r w:rsidR="007C00ED">
        <w:t>- Excel file based</w:t>
      </w:r>
      <w:r w:rsidR="00284809">
        <w:t>)</w:t>
      </w:r>
      <w:r w:rsidR="00EF253E">
        <w:t xml:space="preserve"> </w:t>
      </w:r>
      <w:r w:rsidR="007C00ED">
        <w:t xml:space="preserve">into an enterprise review solution (“Enterprise Review”) </w:t>
      </w:r>
      <w:r w:rsidR="001A4721">
        <w:t xml:space="preserve">to allow for ease of </w:t>
      </w:r>
      <w:r w:rsidR="00FC2627">
        <w:t xml:space="preserve">use and </w:t>
      </w:r>
      <w:r w:rsidR="001A4721">
        <w:t xml:space="preserve">communication </w:t>
      </w:r>
      <w:r w:rsidR="00FC2627">
        <w:t>among</w:t>
      </w:r>
      <w:r w:rsidR="007C00ED">
        <w:t xml:space="preserve"> the leadership, managers, and counselees</w:t>
      </w:r>
      <w:r w:rsidR="001A4721">
        <w:t>.</w:t>
      </w:r>
    </w:p>
    <w:p w14:paraId="6BD2DA42" w14:textId="77777777" w:rsidR="002452E0" w:rsidRDefault="002452E0" w:rsidP="002452E0">
      <w:pPr>
        <w:pStyle w:val="Heading1"/>
        <w:numPr>
          <w:ilvl w:val="0"/>
          <w:numId w:val="25"/>
        </w:numPr>
        <w:ind w:right="-360"/>
      </w:pPr>
      <w:bookmarkStart w:id="12" w:name="_Toc368518181"/>
      <w:bookmarkStart w:id="13" w:name="_Toc368520519"/>
      <w:bookmarkStart w:id="14" w:name="_Toc350758001"/>
      <w:r>
        <w:t>Enterprise Review Author and Approval Process</w:t>
      </w:r>
      <w:bookmarkEnd w:id="12"/>
      <w:bookmarkEnd w:id="13"/>
    </w:p>
    <w:p w14:paraId="6BD2DA43" w14:textId="77777777" w:rsidR="002452E0" w:rsidRDefault="002452E0" w:rsidP="00C0720D">
      <w:pPr>
        <w:pStyle w:val="ListNumber2"/>
        <w:numPr>
          <w:ilvl w:val="1"/>
          <w:numId w:val="25"/>
        </w:numPr>
      </w:pPr>
      <w:r>
        <w:t>All stakeholders should have workflow visibility to where the review is in the p</w:t>
      </w:r>
      <w:r w:rsidR="008B2C96">
        <w:t>rocess at any given time per f</w:t>
      </w:r>
      <w:r w:rsidR="00F83FD0">
        <w:t>igure 2.0</w:t>
      </w:r>
      <w:r w:rsidR="00252693">
        <w:t xml:space="preserve"> in the Addendum</w:t>
      </w:r>
      <w:r>
        <w:t>.</w:t>
      </w:r>
    </w:p>
    <w:p w14:paraId="6BD2DA44" w14:textId="77777777" w:rsidR="002452E0" w:rsidRDefault="002452E0" w:rsidP="0033218D">
      <w:pPr>
        <w:pStyle w:val="ListNumber2"/>
        <w:numPr>
          <w:ilvl w:val="1"/>
          <w:numId w:val="25"/>
        </w:numPr>
      </w:pPr>
      <w:r>
        <w:t>The system shall allow a Counselor</w:t>
      </w:r>
      <w:r w:rsidR="0003702E">
        <w:t xml:space="preserve"> or the Counselee</w:t>
      </w:r>
      <w:r>
        <w:t xml:space="preserve"> to initiate any review type mentioned in this document.</w:t>
      </w:r>
      <w:r w:rsidR="0003702E">
        <w:t xml:space="preserve"> </w:t>
      </w:r>
    </w:p>
    <w:p w14:paraId="6BD2DA45" w14:textId="77777777" w:rsidR="0003702E" w:rsidRDefault="0003702E" w:rsidP="0003702E">
      <w:pPr>
        <w:pStyle w:val="ListNumber2"/>
        <w:numPr>
          <w:ilvl w:val="2"/>
          <w:numId w:val="25"/>
        </w:numPr>
      </w:pPr>
      <w:commentRangeStart w:id="15"/>
      <w:r>
        <w:t>If a Counselee starts a review, a notification should be sent to the Career Counselor.</w:t>
      </w:r>
    </w:p>
    <w:p w14:paraId="6BD2DA46" w14:textId="77777777" w:rsidR="0003702E" w:rsidRDefault="0003702E" w:rsidP="0003702E">
      <w:pPr>
        <w:pStyle w:val="ListNumber2"/>
        <w:numPr>
          <w:ilvl w:val="2"/>
          <w:numId w:val="25"/>
        </w:numPr>
      </w:pPr>
      <w:r>
        <w:t>If a Counselor starts a review, a notification should be sent to the Counselee</w:t>
      </w:r>
      <w:commentRangeEnd w:id="15"/>
      <w:r w:rsidR="000549DC">
        <w:rPr>
          <w:rStyle w:val="CommentReference"/>
        </w:rPr>
        <w:commentReference w:id="15"/>
      </w:r>
    </w:p>
    <w:p w14:paraId="6BD2DA47" w14:textId="77777777" w:rsidR="002452E0" w:rsidRDefault="009F6E51" w:rsidP="00C0720D">
      <w:pPr>
        <w:pStyle w:val="ListNumber2"/>
        <w:numPr>
          <w:ilvl w:val="1"/>
          <w:numId w:val="25"/>
        </w:numPr>
      </w:pPr>
      <w:commentRangeStart w:id="16"/>
      <w:r>
        <w:t>The system shall allow a</w:t>
      </w:r>
      <w:r w:rsidR="002452E0">
        <w:t xml:space="preserve"> </w:t>
      </w:r>
      <w:r>
        <w:t>counselee</w:t>
      </w:r>
      <w:r w:rsidR="002452E0">
        <w:t xml:space="preserve"> to fill out/edit the </w:t>
      </w:r>
      <w:r>
        <w:t>counselee</w:t>
      </w:r>
      <w:r w:rsidR="002452E0">
        <w:t xml:space="preserve"> fields (specific to each review type) and submit to Career Counselor.  A notification will be sent to the Career Counselor.</w:t>
      </w:r>
      <w:commentRangeEnd w:id="16"/>
      <w:r w:rsidR="000549DC">
        <w:rPr>
          <w:rStyle w:val="CommentReference"/>
        </w:rPr>
        <w:commentReference w:id="16"/>
      </w:r>
    </w:p>
    <w:p w14:paraId="6BD2DA48" w14:textId="77777777" w:rsidR="002452E0" w:rsidRPr="00492096" w:rsidRDefault="002452E0" w:rsidP="00C0720D">
      <w:pPr>
        <w:pStyle w:val="ListNumber2"/>
        <w:numPr>
          <w:ilvl w:val="1"/>
          <w:numId w:val="25"/>
        </w:numPr>
      </w:pPr>
      <w:r w:rsidRPr="00492096">
        <w:t>They system should allow for the Counselor</w:t>
      </w:r>
      <w:r w:rsidR="008C4811">
        <w:t xml:space="preserve"> and / or counselee</w:t>
      </w:r>
      <w:r w:rsidRPr="00492096">
        <w:t xml:space="preserve"> to choose peers of the </w:t>
      </w:r>
      <w:r w:rsidR="009F6E51">
        <w:t>counselee</w:t>
      </w:r>
      <w:r w:rsidRPr="00492096">
        <w:t>s for peer review/360 Review feedback.</w:t>
      </w:r>
    </w:p>
    <w:p w14:paraId="6BD2DA49" w14:textId="77777777" w:rsidR="0003702E" w:rsidRPr="00492096" w:rsidRDefault="002452E0" w:rsidP="0003702E">
      <w:pPr>
        <w:pStyle w:val="ListNumber2"/>
        <w:numPr>
          <w:ilvl w:val="1"/>
          <w:numId w:val="25"/>
        </w:numPr>
      </w:pPr>
      <w:r w:rsidRPr="00492096">
        <w:t>The Counselor should be notified when the peer reviews /360 reviews are complete</w:t>
      </w:r>
      <w:r w:rsidR="0003702E">
        <w:t>.</w:t>
      </w:r>
    </w:p>
    <w:p w14:paraId="6BD2DA4A" w14:textId="77777777" w:rsidR="0072261C" w:rsidRDefault="002452E0" w:rsidP="0072261C">
      <w:pPr>
        <w:pStyle w:val="ListNumber2"/>
        <w:numPr>
          <w:ilvl w:val="1"/>
          <w:numId w:val="25"/>
        </w:numPr>
      </w:pPr>
      <w:r w:rsidRPr="00492096">
        <w:t xml:space="preserve">The Counselor should be able to see the peer </w:t>
      </w:r>
      <w:r w:rsidR="00175C12">
        <w:t>reviews</w:t>
      </w:r>
      <w:r w:rsidRPr="00492096">
        <w:t xml:space="preserve"> but the </w:t>
      </w:r>
      <w:r w:rsidR="009F6E51">
        <w:t>counselee</w:t>
      </w:r>
      <w:r w:rsidRPr="00492096">
        <w:t xml:space="preserve"> should not be able to view </w:t>
      </w:r>
      <w:r w:rsidR="00175C12">
        <w:t>the peer reviews until the Counselor has completed the review with the counselee</w:t>
      </w:r>
      <w:r w:rsidR="0072261C">
        <w:t>.</w:t>
      </w:r>
    </w:p>
    <w:p w14:paraId="6BD2DA4B" w14:textId="77777777" w:rsidR="0072261C" w:rsidRPr="005E1755" w:rsidRDefault="0072261C" w:rsidP="0072261C">
      <w:pPr>
        <w:pStyle w:val="ListNumber2"/>
        <w:numPr>
          <w:ilvl w:val="2"/>
          <w:numId w:val="25"/>
        </w:numPr>
        <w:rPr>
          <w:highlight w:val="yellow"/>
        </w:rPr>
      </w:pPr>
      <w:commentRangeStart w:id="17"/>
      <w:r w:rsidRPr="005E1755">
        <w:rPr>
          <w:highlight w:val="yellow"/>
        </w:rPr>
        <w:t>Peer comments are only visible by the counselor -- ** flag certain comments to be seen by counselee</w:t>
      </w:r>
      <w:r w:rsidR="00FA6CCB">
        <w:rPr>
          <w:highlight w:val="yellow"/>
        </w:rPr>
        <w:t xml:space="preserve"> – See requirement 9.5</w:t>
      </w:r>
      <w:commentRangeEnd w:id="17"/>
      <w:r w:rsidR="00FA6CCB">
        <w:rPr>
          <w:rStyle w:val="CommentReference"/>
        </w:rPr>
        <w:commentReference w:id="17"/>
      </w:r>
    </w:p>
    <w:p w14:paraId="6BD2DA4C" w14:textId="77777777" w:rsidR="002452E0" w:rsidRPr="00492096" w:rsidRDefault="00894EA1" w:rsidP="00C0720D">
      <w:pPr>
        <w:pStyle w:val="ListNumber2"/>
        <w:numPr>
          <w:ilvl w:val="1"/>
          <w:numId w:val="25"/>
        </w:numPr>
      </w:pPr>
      <w:r>
        <w:t xml:space="preserve">The Counselor should have access to the </w:t>
      </w:r>
      <w:r w:rsidR="002452E0" w:rsidRPr="00492096">
        <w:t xml:space="preserve">peer reviews/360 Reviews </w:t>
      </w:r>
      <w:r>
        <w:t xml:space="preserve">during the annual review, project review, </w:t>
      </w:r>
      <w:r w:rsidR="002452E0" w:rsidRPr="00492096">
        <w:t xml:space="preserve">or the 3-month </w:t>
      </w:r>
      <w:r>
        <w:t>review processes with the counsel</w:t>
      </w:r>
      <w:r w:rsidR="0003702E">
        <w:t>ee</w:t>
      </w:r>
      <w:r w:rsidR="002452E0" w:rsidRPr="00492096">
        <w:t>.</w:t>
      </w:r>
    </w:p>
    <w:p w14:paraId="6BD2DA4D" w14:textId="77777777" w:rsidR="002452E0" w:rsidRDefault="002452E0" w:rsidP="00C0720D">
      <w:pPr>
        <w:pStyle w:val="ListNumber2"/>
        <w:numPr>
          <w:ilvl w:val="1"/>
          <w:numId w:val="25"/>
        </w:numPr>
      </w:pPr>
      <w:r>
        <w:t xml:space="preserve">The system shall allow the Career Counselor to specify that more work is needed on the review. A notification will be sent to the </w:t>
      </w:r>
      <w:r w:rsidR="009F6E51">
        <w:t>Counselee</w:t>
      </w:r>
      <w:r>
        <w:t>.</w:t>
      </w:r>
    </w:p>
    <w:p w14:paraId="6BD2DA4E" w14:textId="77777777" w:rsidR="002452E0" w:rsidRDefault="00367A5D" w:rsidP="00C0720D">
      <w:pPr>
        <w:pStyle w:val="ListNumber2"/>
        <w:numPr>
          <w:ilvl w:val="1"/>
          <w:numId w:val="25"/>
        </w:numPr>
      </w:pPr>
      <w:r>
        <w:t>During the Counselor review,</w:t>
      </w:r>
      <w:r w:rsidR="002452E0">
        <w:t xml:space="preserve"> the Counselor is allowed to edit </w:t>
      </w:r>
      <w:r w:rsidR="002452E0" w:rsidRPr="00EA35F2">
        <w:rPr>
          <w:u w:val="single"/>
        </w:rPr>
        <w:t>only</w:t>
      </w:r>
      <w:r w:rsidR="002452E0">
        <w:t xml:space="preserve"> the Reviewer’s eligible fields and add texts in Comments Fields.</w:t>
      </w:r>
    </w:p>
    <w:p w14:paraId="6BD2DA4F" w14:textId="77777777" w:rsidR="002452E0" w:rsidRDefault="002452E0" w:rsidP="00C0720D">
      <w:pPr>
        <w:pStyle w:val="ListNumber2"/>
        <w:numPr>
          <w:ilvl w:val="1"/>
          <w:numId w:val="25"/>
        </w:numPr>
      </w:pPr>
      <w:r>
        <w:t xml:space="preserve">Upon agreement of an approved Enterprise Review between the Career Counselor and the </w:t>
      </w:r>
      <w:r w:rsidR="009F6E51">
        <w:t>Counselee</w:t>
      </w:r>
      <w:r>
        <w:t xml:space="preserve">. The </w:t>
      </w:r>
      <w:r w:rsidR="009F6E51">
        <w:t>Counsel</w:t>
      </w:r>
      <w:r w:rsidR="00367A5D">
        <w:t>or</w:t>
      </w:r>
      <w:r>
        <w:t xml:space="preserve"> has control of the document in order to provide signature and forward to the General Manager (GM).  The form is read only at this time (aside from signature field).</w:t>
      </w:r>
    </w:p>
    <w:p w14:paraId="6BD2DA50" w14:textId="77777777" w:rsidR="00BB2D6B" w:rsidRDefault="002452E0" w:rsidP="006D46DA">
      <w:pPr>
        <w:pStyle w:val="ListNumber2"/>
        <w:numPr>
          <w:ilvl w:val="1"/>
          <w:numId w:val="25"/>
        </w:numPr>
      </w:pPr>
      <w:r>
        <w:t>If the GM has changes, the Enterprise Review must be set to a non-approved state with notification sent to the Career Counselor for modifications. At this time the Enterprise Review is changed to an editable state (per requirements</w:t>
      </w:r>
      <w:r w:rsidR="00A323ED">
        <w:t xml:space="preserve"> in “Authoring and Security”</w:t>
      </w:r>
      <w:r>
        <w:t>).</w:t>
      </w:r>
      <w:bookmarkStart w:id="18" w:name="_Toc350758008"/>
      <w:bookmarkStart w:id="19" w:name="_Toc368518182"/>
    </w:p>
    <w:p w14:paraId="6BD2DA51" w14:textId="77777777" w:rsidR="00A91324" w:rsidRPr="00A91324" w:rsidRDefault="00A91324" w:rsidP="007F7F3A">
      <w:pPr>
        <w:pStyle w:val="ListNumber2"/>
        <w:ind w:left="360"/>
      </w:pPr>
    </w:p>
    <w:p w14:paraId="6BD2DA52" w14:textId="77777777" w:rsidR="002452E0" w:rsidRDefault="002452E0" w:rsidP="009D7D38">
      <w:pPr>
        <w:pStyle w:val="Heading1"/>
        <w:numPr>
          <w:ilvl w:val="0"/>
          <w:numId w:val="25"/>
        </w:numPr>
        <w:ind w:right="-360"/>
      </w:pPr>
      <w:bookmarkStart w:id="20" w:name="_Toc368520520"/>
      <w:r>
        <w:lastRenderedPageBreak/>
        <w:t>Authoring and Security</w:t>
      </w:r>
      <w:bookmarkEnd w:id="18"/>
      <w:bookmarkEnd w:id="19"/>
      <w:bookmarkEnd w:id="20"/>
    </w:p>
    <w:p w14:paraId="6BD2DA53" w14:textId="77777777" w:rsidR="002452E0" w:rsidRDefault="002452E0" w:rsidP="009D7D38">
      <w:pPr>
        <w:pStyle w:val="ListNumber2"/>
        <w:numPr>
          <w:ilvl w:val="1"/>
          <w:numId w:val="25"/>
        </w:numPr>
      </w:pPr>
      <w:r>
        <w:t>The following requirements are applicable to 3 Month Review, Annual Performance</w:t>
      </w:r>
      <w:r w:rsidR="002421F3">
        <w:t xml:space="preserve"> Review, and the Project Review – see Figure 3.0</w:t>
      </w:r>
      <w:r w:rsidR="00D15ABD">
        <w:t xml:space="preserve"> in Addendum A.</w:t>
      </w:r>
    </w:p>
    <w:p w14:paraId="6BD2DA54" w14:textId="77777777" w:rsidR="002452E0" w:rsidRDefault="002452E0" w:rsidP="009D7D38">
      <w:pPr>
        <w:pStyle w:val="ListNumber2"/>
        <w:numPr>
          <w:ilvl w:val="1"/>
          <w:numId w:val="25"/>
        </w:numPr>
      </w:pPr>
      <w:r>
        <w:t xml:space="preserve">The </w:t>
      </w:r>
      <w:r w:rsidR="009F6E51">
        <w:t>Counselee</w:t>
      </w:r>
      <w:r>
        <w:t xml:space="preserve"> has access to author and update the Enterprise Review only during the </w:t>
      </w:r>
      <w:r w:rsidR="009F6E51">
        <w:t>Counselee</w:t>
      </w:r>
      <w:r>
        <w:t xml:space="preserve"> draft and review portion of the process. If during the review, updates are required, the </w:t>
      </w:r>
      <w:r w:rsidR="009F6E51">
        <w:t>counselee</w:t>
      </w:r>
      <w:r>
        <w:t xml:space="preserve"> or the counselor has the ability to make those updates, depending on which fields need to be updated.</w:t>
      </w:r>
    </w:p>
    <w:p w14:paraId="6BD2DA55" w14:textId="77777777" w:rsidR="002452E0" w:rsidRDefault="002452E0" w:rsidP="009D7D38">
      <w:pPr>
        <w:pStyle w:val="ListNumber2"/>
        <w:numPr>
          <w:ilvl w:val="2"/>
          <w:numId w:val="25"/>
        </w:numPr>
      </w:pPr>
      <w:r>
        <w:t xml:space="preserve">The </w:t>
      </w:r>
      <w:r w:rsidR="009F6E51">
        <w:t>Counselee</w:t>
      </w:r>
      <w:r>
        <w:t xml:space="preserve"> can update the Self Rating</w:t>
      </w:r>
    </w:p>
    <w:p w14:paraId="6BD2DA56" w14:textId="77777777" w:rsidR="002452E0" w:rsidRDefault="002452E0" w:rsidP="009D7D38">
      <w:pPr>
        <w:pStyle w:val="ListNumber2"/>
        <w:numPr>
          <w:ilvl w:val="3"/>
          <w:numId w:val="25"/>
        </w:numPr>
      </w:pPr>
      <w:r>
        <w:t xml:space="preserve">If rating is not equal to a 3, a comment is required. </w:t>
      </w:r>
      <w:del w:id="21" w:author="Ellie Huss" w:date="2013-10-10T21:09:00Z">
        <w:r w:rsidDel="002452C6">
          <w:delText>Comments field must be completed.</w:delText>
        </w:r>
      </w:del>
    </w:p>
    <w:p w14:paraId="6BD2DA57" w14:textId="77777777" w:rsidR="002452E0" w:rsidRDefault="002452E0" w:rsidP="009D7D38">
      <w:pPr>
        <w:pStyle w:val="ListNumber2"/>
        <w:numPr>
          <w:ilvl w:val="2"/>
          <w:numId w:val="25"/>
        </w:numPr>
      </w:pPr>
      <w:r>
        <w:t>The counselor can update the Reviewer Rating</w:t>
      </w:r>
    </w:p>
    <w:p w14:paraId="6BD2DA58" w14:textId="77777777" w:rsidR="002452E0" w:rsidRDefault="002452E0" w:rsidP="009D7D38">
      <w:pPr>
        <w:pStyle w:val="ListNumber2"/>
        <w:numPr>
          <w:ilvl w:val="3"/>
          <w:numId w:val="25"/>
        </w:numPr>
      </w:pPr>
      <w:r>
        <w:t xml:space="preserve">If rating is not equal to a 3, a comment is required. </w:t>
      </w:r>
      <w:del w:id="22" w:author="Ellie Huss" w:date="2013-10-10T21:09:00Z">
        <w:r w:rsidDel="002452C6">
          <w:delText>Comments field must be completed.</w:delText>
        </w:r>
      </w:del>
    </w:p>
    <w:p w14:paraId="6BD2DA59" w14:textId="77777777" w:rsidR="007B2229" w:rsidRDefault="007B2229" w:rsidP="007B2229">
      <w:pPr>
        <w:pStyle w:val="ListNumber2"/>
        <w:numPr>
          <w:ilvl w:val="2"/>
          <w:numId w:val="25"/>
        </w:numPr>
      </w:pPr>
      <w:r>
        <w:t>C</w:t>
      </w:r>
      <w:r w:rsidR="002452E0">
        <w:t xml:space="preserve">omments </w:t>
      </w:r>
      <w:ins w:id="23" w:author="Ellie Huss" w:date="2013-10-10T21:12:00Z">
        <w:r w:rsidR="006020E6">
          <w:t xml:space="preserve">and ratings </w:t>
        </w:r>
      </w:ins>
      <w:r w:rsidR="002452E0">
        <w:t>field</w:t>
      </w:r>
      <w:r>
        <w:t>s to be separated and tracked by the original author</w:t>
      </w:r>
    </w:p>
    <w:p w14:paraId="6BD2DA5A" w14:textId="77777777" w:rsidR="007B2229" w:rsidRDefault="007B2229" w:rsidP="007B2229">
      <w:pPr>
        <w:pStyle w:val="ListNumber2"/>
        <w:numPr>
          <w:ilvl w:val="3"/>
          <w:numId w:val="25"/>
        </w:numPr>
      </w:pPr>
      <w:r>
        <w:t>Counselee Comments</w:t>
      </w:r>
    </w:p>
    <w:p w14:paraId="6BD2DA5B" w14:textId="77777777" w:rsidR="007B2229" w:rsidRDefault="007B2229" w:rsidP="007B2229">
      <w:pPr>
        <w:pStyle w:val="ListNumber2"/>
        <w:numPr>
          <w:ilvl w:val="3"/>
          <w:numId w:val="25"/>
        </w:numPr>
      </w:pPr>
      <w:r>
        <w:t>Career Counselor Comments</w:t>
      </w:r>
    </w:p>
    <w:p w14:paraId="6BD2DA5C" w14:textId="77777777" w:rsidR="007B2229" w:rsidRDefault="007B2229" w:rsidP="007B2229">
      <w:pPr>
        <w:pStyle w:val="ListNumber2"/>
        <w:numPr>
          <w:ilvl w:val="3"/>
          <w:numId w:val="25"/>
        </w:numPr>
      </w:pPr>
      <w:r>
        <w:t>Peer Comments  (to be added by Career Counselor)</w:t>
      </w:r>
    </w:p>
    <w:p w14:paraId="6BD2DA5D" w14:textId="77777777" w:rsidR="002452E0" w:rsidRDefault="002452E0" w:rsidP="009D7D38">
      <w:pPr>
        <w:pStyle w:val="ListNumber2"/>
        <w:numPr>
          <w:ilvl w:val="2"/>
          <w:numId w:val="25"/>
        </w:numPr>
      </w:pPr>
      <w:r>
        <w:t>The comments field should be automatically notated with the login credentials to capture who is making the comment.</w:t>
      </w:r>
    </w:p>
    <w:p w14:paraId="6BD2DA5E" w14:textId="77777777" w:rsidR="00C176F3" w:rsidRDefault="002452E0" w:rsidP="002452E0">
      <w:pPr>
        <w:pStyle w:val="ListNumber2"/>
        <w:numPr>
          <w:ilvl w:val="2"/>
          <w:numId w:val="25"/>
        </w:numPr>
      </w:pPr>
      <w:r>
        <w:t>The comments field is not editable by anyone other than the original author of the comment.</w:t>
      </w:r>
    </w:p>
    <w:p w14:paraId="6BD2DA5F" w14:textId="77777777" w:rsidR="00B25C1D" w:rsidRDefault="00B25C1D" w:rsidP="002452E0">
      <w:pPr>
        <w:pStyle w:val="ListNumber2"/>
        <w:numPr>
          <w:ilvl w:val="2"/>
          <w:numId w:val="25"/>
        </w:numPr>
      </w:pPr>
      <w:r>
        <w:t>There needs to be a “help the user” section  for all reviews that includes the following:</w:t>
      </w:r>
    </w:p>
    <w:p w14:paraId="6BD2DA60" w14:textId="77777777" w:rsidR="00B25C1D" w:rsidRDefault="00B25C1D" w:rsidP="00B25C1D">
      <w:pPr>
        <w:pStyle w:val="ListNumber2"/>
        <w:numPr>
          <w:ilvl w:val="3"/>
          <w:numId w:val="25"/>
        </w:numPr>
      </w:pPr>
      <w:r>
        <w:t>As seen in Figure 4.0</w:t>
      </w:r>
      <w:r w:rsidR="00D15ABD">
        <w:t xml:space="preserve"> In Addendum A</w:t>
      </w:r>
      <w:r>
        <w:t xml:space="preserve"> – Annual Checklist</w:t>
      </w:r>
    </w:p>
    <w:p w14:paraId="6BD2DA61" w14:textId="77777777" w:rsidR="00B25C1D" w:rsidRDefault="00B25C1D" w:rsidP="00B25C1D">
      <w:pPr>
        <w:pStyle w:val="ListNumber2"/>
        <w:numPr>
          <w:ilvl w:val="3"/>
          <w:numId w:val="25"/>
        </w:numPr>
      </w:pPr>
      <w:r>
        <w:t xml:space="preserve">As seem in Figure 4.3 </w:t>
      </w:r>
      <w:r w:rsidR="00D15ABD">
        <w:t xml:space="preserve">In Addendum A </w:t>
      </w:r>
      <w:r>
        <w:t>-  Overall rating, the description under the arrow</w:t>
      </w:r>
    </w:p>
    <w:p w14:paraId="6BD2DA62" w14:textId="77777777" w:rsidR="00B25C1D" w:rsidRDefault="00B25C1D" w:rsidP="00B25C1D">
      <w:pPr>
        <w:pStyle w:val="ListNumber2"/>
        <w:numPr>
          <w:ilvl w:val="3"/>
          <w:numId w:val="25"/>
        </w:numPr>
      </w:pPr>
      <w:r>
        <w:t xml:space="preserve">As seen in Figure 4.6 </w:t>
      </w:r>
      <w:r w:rsidR="00D15ABD">
        <w:t xml:space="preserve">In Addendum A </w:t>
      </w:r>
      <w:r>
        <w:t>- Performance Evaluation is an explanatory field compacting the Counselee Rating Scale and the definition of each rating.</w:t>
      </w:r>
    </w:p>
    <w:p w14:paraId="6BD2DA63" w14:textId="77777777" w:rsidR="00B25C1D" w:rsidRDefault="00B25C1D" w:rsidP="00B25C1D">
      <w:pPr>
        <w:pStyle w:val="ListNumber2"/>
        <w:numPr>
          <w:ilvl w:val="3"/>
          <w:numId w:val="25"/>
        </w:numPr>
      </w:pPr>
      <w:r>
        <w:t>Frequently Asked Questions – FQAs.</w:t>
      </w:r>
    </w:p>
    <w:p w14:paraId="6BD2DA64" w14:textId="77777777" w:rsidR="00B25C1D" w:rsidRDefault="00B25C1D" w:rsidP="00B25C1D">
      <w:pPr>
        <w:pStyle w:val="ListNumber2"/>
        <w:numPr>
          <w:ilvl w:val="4"/>
          <w:numId w:val="25"/>
        </w:numPr>
      </w:pPr>
      <w:r>
        <w:t>Contents to be supplied at a later date.</w:t>
      </w:r>
    </w:p>
    <w:p w14:paraId="6BD2DA65" w14:textId="77777777" w:rsidR="002452E0" w:rsidRPr="00E250C2" w:rsidRDefault="002452E0" w:rsidP="00BE6F9B">
      <w:pPr>
        <w:pStyle w:val="ListNumber2"/>
        <w:numPr>
          <w:ilvl w:val="1"/>
          <w:numId w:val="25"/>
        </w:numPr>
      </w:pPr>
      <w:r w:rsidRPr="00E250C2">
        <w:t>Once an Enterprise Review form is saved or submitted</w:t>
      </w:r>
      <w:r>
        <w:t>,</w:t>
      </w:r>
      <w:r w:rsidRPr="00E250C2">
        <w:t xml:space="preserve"> all </w:t>
      </w:r>
      <w:r>
        <w:t>are not editable.</w:t>
      </w:r>
    </w:p>
    <w:p w14:paraId="6BD2DA66" w14:textId="77777777" w:rsidR="002452E0" w:rsidRDefault="002452E0" w:rsidP="00DA5C06">
      <w:pPr>
        <w:pStyle w:val="ListNumber2"/>
        <w:numPr>
          <w:ilvl w:val="2"/>
          <w:numId w:val="25"/>
        </w:numPr>
      </w:pPr>
      <w:r>
        <w:t>Once submitted and GM approved</w:t>
      </w:r>
      <w:r w:rsidR="008C4811">
        <w:t xml:space="preserve"> or disapproved</w:t>
      </w:r>
      <w:r>
        <w:t xml:space="preserve">, </w:t>
      </w:r>
      <w:r w:rsidRPr="00E250C2">
        <w:t xml:space="preserve">If any change </w:t>
      </w:r>
      <w:r w:rsidR="008C4811">
        <w:t>is required</w:t>
      </w:r>
      <w:r w:rsidRPr="00E250C2">
        <w:t xml:space="preserve">, the </w:t>
      </w:r>
      <w:r w:rsidR="007B2229">
        <w:t>Career Counselor</w:t>
      </w:r>
      <w:r w:rsidRPr="00E250C2">
        <w:t xml:space="preserve"> </w:t>
      </w:r>
      <w:r w:rsidR="00A74860">
        <w:t>should be able to change the status to draft mode, with notification to the counselee and the GM.</w:t>
      </w:r>
    </w:p>
    <w:p w14:paraId="6BD2DA67" w14:textId="77777777" w:rsidR="002452E0" w:rsidRDefault="002452E0" w:rsidP="009F6224">
      <w:pPr>
        <w:pStyle w:val="ListNumber2"/>
        <w:numPr>
          <w:ilvl w:val="1"/>
          <w:numId w:val="25"/>
        </w:numPr>
        <w:rPr>
          <w:rFonts w:cs="Calibri"/>
          <w:szCs w:val="20"/>
        </w:rPr>
      </w:pPr>
      <w:r>
        <w:rPr>
          <w:rFonts w:cs="Calibri"/>
          <w:szCs w:val="20"/>
        </w:rPr>
        <w:t xml:space="preserve">When the </w:t>
      </w:r>
      <w:r w:rsidR="009F6E51">
        <w:rPr>
          <w:rFonts w:cs="Calibri"/>
          <w:szCs w:val="20"/>
        </w:rPr>
        <w:t>counselee</w:t>
      </w:r>
      <w:r w:rsidR="009F6224">
        <w:rPr>
          <w:rFonts w:cs="Calibri"/>
          <w:szCs w:val="20"/>
        </w:rPr>
        <w:t>, peer or</w:t>
      </w:r>
      <w:r>
        <w:rPr>
          <w:rFonts w:cs="Calibri"/>
          <w:szCs w:val="20"/>
        </w:rPr>
        <w:t xml:space="preserve"> counselor is completing a review, need to be able to save Enterprise R</w:t>
      </w:r>
      <w:r w:rsidR="00323808">
        <w:rPr>
          <w:rFonts w:cs="Calibri"/>
          <w:szCs w:val="20"/>
        </w:rPr>
        <w:t>eview in draft state</w:t>
      </w:r>
      <w:r>
        <w:rPr>
          <w:rFonts w:cs="Calibri"/>
          <w:szCs w:val="20"/>
        </w:rPr>
        <w:t>.</w:t>
      </w:r>
    </w:p>
    <w:p w14:paraId="6BD2DA68" w14:textId="77777777" w:rsidR="0003702E" w:rsidRDefault="0003702E" w:rsidP="0003702E">
      <w:pPr>
        <w:pStyle w:val="ListNumber2"/>
        <w:numPr>
          <w:ilvl w:val="1"/>
          <w:numId w:val="25"/>
        </w:numPr>
      </w:pPr>
      <w:r>
        <w:t>The counselee and counselor should be able to see/know the status of a review at all times.</w:t>
      </w:r>
    </w:p>
    <w:p w14:paraId="6BD2DA69" w14:textId="77777777" w:rsidR="0003702E" w:rsidRDefault="0003702E" w:rsidP="0003702E">
      <w:pPr>
        <w:pStyle w:val="ListNumber2"/>
        <w:numPr>
          <w:ilvl w:val="1"/>
          <w:numId w:val="25"/>
        </w:numPr>
      </w:pPr>
      <w:r>
        <w:t>The review should remain in draft state until it has been approved by the Counselor. There is no required timeframe for starting and completing a review.</w:t>
      </w:r>
    </w:p>
    <w:p w14:paraId="6BD2DA6A" w14:textId="77777777" w:rsidR="0003702E" w:rsidRPr="009F6224" w:rsidRDefault="0003702E" w:rsidP="0003702E">
      <w:pPr>
        <w:pStyle w:val="ListNumber2"/>
        <w:ind w:left="360"/>
        <w:rPr>
          <w:rFonts w:cs="Calibri"/>
          <w:szCs w:val="20"/>
        </w:rPr>
      </w:pPr>
    </w:p>
    <w:p w14:paraId="6BD2DA6B" w14:textId="77777777" w:rsidR="00A44074" w:rsidRDefault="0032443A" w:rsidP="00BE6F9B">
      <w:pPr>
        <w:pStyle w:val="Heading1"/>
        <w:numPr>
          <w:ilvl w:val="0"/>
          <w:numId w:val="25"/>
        </w:numPr>
      </w:pPr>
      <w:bookmarkStart w:id="24" w:name="_Toc368518183"/>
      <w:bookmarkStart w:id="25" w:name="_Toc368520521"/>
      <w:r>
        <w:lastRenderedPageBreak/>
        <w:t>Annual Review</w:t>
      </w:r>
      <w:bookmarkEnd w:id="14"/>
      <w:bookmarkEnd w:id="24"/>
      <w:bookmarkEnd w:id="25"/>
    </w:p>
    <w:p w14:paraId="6BD2DA6C" w14:textId="77777777" w:rsidR="0070758D" w:rsidRDefault="001A4721" w:rsidP="000E697D">
      <w:pPr>
        <w:pStyle w:val="ListNumber2"/>
        <w:numPr>
          <w:ilvl w:val="1"/>
          <w:numId w:val="25"/>
        </w:numPr>
      </w:pPr>
      <w:r>
        <w:t>Replicate the current</w:t>
      </w:r>
      <w:r w:rsidR="00FC2627">
        <w:t xml:space="preserve"> Annual Review excel</w:t>
      </w:r>
      <w:r w:rsidR="007B2229">
        <w:t xml:space="preserve"> form. </w:t>
      </w:r>
      <w:r w:rsidR="00EF253E">
        <w:t xml:space="preserve">– </w:t>
      </w:r>
      <w:r w:rsidR="00255479">
        <w:t>see figur</w:t>
      </w:r>
      <w:r w:rsidR="00D042BF">
        <w:t>e 4.6</w:t>
      </w:r>
      <w:r w:rsidR="00D15ABD">
        <w:t xml:space="preserve"> in Addendum A</w:t>
      </w:r>
      <w:r w:rsidR="00D042BF">
        <w:t>.</w:t>
      </w:r>
    </w:p>
    <w:p w14:paraId="6BD2DA6D" w14:textId="77777777" w:rsidR="0021554F" w:rsidRDefault="00DB5359" w:rsidP="000E697D">
      <w:pPr>
        <w:pStyle w:val="ListNumber2"/>
        <w:numPr>
          <w:ilvl w:val="1"/>
          <w:numId w:val="25"/>
        </w:numPr>
      </w:pPr>
      <w:r w:rsidRPr="00FC2627">
        <w:t>The following fields</w:t>
      </w:r>
      <w:r w:rsidR="003B1C4E">
        <w:t xml:space="preserve"> as seen in </w:t>
      </w:r>
      <w:r w:rsidR="007B2229">
        <w:t>Figure</w:t>
      </w:r>
      <w:r w:rsidR="003B1C4E">
        <w:t xml:space="preserve"> 4</w:t>
      </w:r>
      <w:r w:rsidR="0021554F">
        <w:t>.0</w:t>
      </w:r>
      <w:r w:rsidR="00D15ABD">
        <w:t xml:space="preserve"> In Addendum A</w:t>
      </w:r>
      <w:r w:rsidRPr="00FC2627">
        <w:t xml:space="preserve"> are required to </w:t>
      </w:r>
      <w:r w:rsidR="00FC2627">
        <w:t>begin the</w:t>
      </w:r>
      <w:r w:rsidRPr="00FC2627">
        <w:t xml:space="preserve"> Annual Review </w:t>
      </w:r>
      <w:r w:rsidR="00FC2627">
        <w:t xml:space="preserve">Process and </w:t>
      </w:r>
      <w:r w:rsidR="007B2229">
        <w:t>is</w:t>
      </w:r>
      <w:r w:rsidR="00FC2627">
        <w:t xml:space="preserve"> completed by the Counselor</w:t>
      </w:r>
      <w:r w:rsidRPr="00FC2627">
        <w:t>:</w:t>
      </w:r>
      <w:r w:rsidR="0070758D">
        <w:t xml:space="preserve"> </w:t>
      </w:r>
    </w:p>
    <w:p w14:paraId="6BD2DA6E" w14:textId="77777777" w:rsidR="0021554F" w:rsidRDefault="0021554F" w:rsidP="000E697D">
      <w:pPr>
        <w:pStyle w:val="ListNumber2"/>
        <w:numPr>
          <w:ilvl w:val="2"/>
          <w:numId w:val="25"/>
        </w:numPr>
      </w:pPr>
      <w:r>
        <w:t>Colleague Name</w:t>
      </w:r>
    </w:p>
    <w:p w14:paraId="6BD2DA6F" w14:textId="77777777" w:rsidR="002421F3" w:rsidRDefault="007B2229" w:rsidP="002421F3">
      <w:pPr>
        <w:pStyle w:val="ListNumber2"/>
        <w:numPr>
          <w:ilvl w:val="1"/>
          <w:numId w:val="25"/>
        </w:numPr>
      </w:pPr>
      <w:r w:rsidRPr="00FC2627">
        <w:t>The following fields</w:t>
      </w:r>
      <w:r>
        <w:t xml:space="preserve"> as seen in Figure 4.0</w:t>
      </w:r>
      <w:r w:rsidR="00D15ABD">
        <w:t xml:space="preserve"> in Addendum A</w:t>
      </w:r>
      <w:r w:rsidRPr="00FC2627">
        <w:t xml:space="preserve"> are required to </w:t>
      </w:r>
      <w:r w:rsidR="00061F46">
        <w:t xml:space="preserve">begin all </w:t>
      </w:r>
      <w:r w:rsidRPr="00FC2627">
        <w:t xml:space="preserve">Review </w:t>
      </w:r>
      <w:r>
        <w:t>Process</w:t>
      </w:r>
      <w:r w:rsidR="00061F46">
        <w:t>es</w:t>
      </w:r>
      <w:r>
        <w:t xml:space="preserve"> and should be auto-populated.</w:t>
      </w:r>
      <w:r w:rsidR="00510D79">
        <w:t xml:space="preserve"> </w:t>
      </w:r>
      <w:r w:rsidR="002421F3">
        <w:t xml:space="preserve"> </w:t>
      </w:r>
      <w:r w:rsidR="00510D79">
        <w:t>(NOTE: if any of these fields cannot be auto-populated, the counselor should be required to complete)</w:t>
      </w:r>
      <w:r w:rsidR="002421F3">
        <w:t>. This serves as a Counselor management screen needed to start a review process.</w:t>
      </w:r>
    </w:p>
    <w:p w14:paraId="6BD2DA70" w14:textId="77777777" w:rsidR="0021554F" w:rsidRDefault="0021554F" w:rsidP="000E697D">
      <w:pPr>
        <w:pStyle w:val="ListNumber2"/>
        <w:numPr>
          <w:ilvl w:val="2"/>
          <w:numId w:val="25"/>
        </w:numPr>
      </w:pPr>
      <w:r w:rsidRPr="0070758D">
        <w:t>Colleague Counselor</w:t>
      </w:r>
    </w:p>
    <w:p w14:paraId="6BD2DA71" w14:textId="77777777" w:rsidR="0021554F" w:rsidRDefault="0021554F" w:rsidP="000E697D">
      <w:pPr>
        <w:pStyle w:val="ListNumber2"/>
        <w:numPr>
          <w:ilvl w:val="2"/>
          <w:numId w:val="25"/>
        </w:numPr>
      </w:pPr>
      <w:r>
        <w:t xml:space="preserve">Colleague </w:t>
      </w:r>
      <w:r w:rsidRPr="0070758D">
        <w:t>Current Title</w:t>
      </w:r>
    </w:p>
    <w:p w14:paraId="6BD2DA72" w14:textId="77777777" w:rsidR="0021554F" w:rsidRDefault="0021554F" w:rsidP="000E697D">
      <w:pPr>
        <w:pStyle w:val="ListNumber2"/>
        <w:numPr>
          <w:ilvl w:val="2"/>
          <w:numId w:val="25"/>
        </w:numPr>
      </w:pPr>
      <w:r w:rsidRPr="0070758D">
        <w:t>Next Target Title</w:t>
      </w:r>
    </w:p>
    <w:p w14:paraId="6BD2DA73" w14:textId="77777777" w:rsidR="0021554F" w:rsidRDefault="0021554F" w:rsidP="000E697D">
      <w:pPr>
        <w:pStyle w:val="ListNumber2"/>
        <w:numPr>
          <w:ilvl w:val="2"/>
          <w:numId w:val="25"/>
        </w:numPr>
      </w:pPr>
      <w:r>
        <w:t>Review Year</w:t>
      </w:r>
    </w:p>
    <w:p w14:paraId="6BD2DA74" w14:textId="77777777" w:rsidR="0021554F" w:rsidRDefault="0021554F" w:rsidP="000E697D">
      <w:pPr>
        <w:pStyle w:val="ListNumber2"/>
        <w:numPr>
          <w:ilvl w:val="2"/>
          <w:numId w:val="25"/>
        </w:numPr>
      </w:pPr>
      <w:r w:rsidRPr="0070758D">
        <w:t>Anniversary Month</w:t>
      </w:r>
    </w:p>
    <w:p w14:paraId="6BD2DA75" w14:textId="77777777" w:rsidR="0021554F" w:rsidRDefault="0021554F" w:rsidP="000E697D">
      <w:pPr>
        <w:pStyle w:val="ListNumber2"/>
        <w:numPr>
          <w:ilvl w:val="2"/>
          <w:numId w:val="25"/>
        </w:numPr>
      </w:pPr>
      <w:r w:rsidRPr="0070758D">
        <w:t>Business Unit Practice</w:t>
      </w:r>
    </w:p>
    <w:p w14:paraId="6BD2DA76" w14:textId="77777777" w:rsidR="0021554F" w:rsidRDefault="0021554F" w:rsidP="000E697D">
      <w:pPr>
        <w:pStyle w:val="ListNumber2"/>
        <w:numPr>
          <w:ilvl w:val="2"/>
          <w:numId w:val="25"/>
        </w:numPr>
      </w:pPr>
      <w:r w:rsidRPr="0070758D">
        <w:t>Review</w:t>
      </w:r>
      <w:r>
        <w:t xml:space="preserve"> Period - Start Date</w:t>
      </w:r>
    </w:p>
    <w:p w14:paraId="6BD2DA77" w14:textId="77777777" w:rsidR="0021554F" w:rsidRDefault="0021554F" w:rsidP="000E697D">
      <w:pPr>
        <w:pStyle w:val="ListNumber2"/>
        <w:numPr>
          <w:ilvl w:val="2"/>
          <w:numId w:val="25"/>
        </w:numPr>
      </w:pPr>
      <w:r w:rsidRPr="0070758D">
        <w:t>Review Period - End Date</w:t>
      </w:r>
    </w:p>
    <w:p w14:paraId="6BD2DA78" w14:textId="77777777" w:rsidR="0021554F" w:rsidRDefault="0021554F" w:rsidP="000E697D">
      <w:pPr>
        <w:pStyle w:val="ListNumber2"/>
        <w:numPr>
          <w:ilvl w:val="2"/>
          <w:numId w:val="25"/>
        </w:numPr>
      </w:pPr>
      <w:r w:rsidRPr="0070758D">
        <w:t>Perficient Start Date</w:t>
      </w:r>
    </w:p>
    <w:p w14:paraId="6BD2DA79" w14:textId="77777777" w:rsidR="0021554F" w:rsidRDefault="0021554F" w:rsidP="0021554F">
      <w:pPr>
        <w:pStyle w:val="ListNumber2"/>
        <w:numPr>
          <w:ilvl w:val="2"/>
          <w:numId w:val="25"/>
        </w:numPr>
      </w:pPr>
      <w:r>
        <w:t xml:space="preserve">Today’s Date </w:t>
      </w:r>
      <w:r w:rsidR="00510D79">
        <w:t>-</w:t>
      </w:r>
      <w:r>
        <w:t xml:space="preserve"> updated each time the form is </w:t>
      </w:r>
      <w:r w:rsidR="00510D79">
        <w:t>began or updated</w:t>
      </w:r>
      <w:r>
        <w:t>.</w:t>
      </w:r>
    </w:p>
    <w:p w14:paraId="6BD2DA7A" w14:textId="77777777" w:rsidR="000E697D" w:rsidRDefault="000E697D" w:rsidP="0021554F">
      <w:pPr>
        <w:pStyle w:val="ListNumber2"/>
        <w:ind w:left="1"/>
      </w:pPr>
    </w:p>
    <w:p w14:paraId="6BD2DA7B" w14:textId="77777777" w:rsidR="0070758D" w:rsidRDefault="0070758D" w:rsidP="00951410">
      <w:pPr>
        <w:pStyle w:val="ListNumber2"/>
        <w:numPr>
          <w:ilvl w:val="1"/>
          <w:numId w:val="25"/>
        </w:numPr>
      </w:pPr>
      <w:r>
        <w:t xml:space="preserve">The header information for the </w:t>
      </w:r>
      <w:r w:rsidR="009F6E51">
        <w:t>Counselee</w:t>
      </w:r>
      <w:r>
        <w:t>’s review</w:t>
      </w:r>
      <w:r w:rsidR="002421F3">
        <w:t>s</w:t>
      </w:r>
      <w:r>
        <w:t xml:space="preserve"> should populate from the information in </w:t>
      </w:r>
      <w:r w:rsidR="00061F46">
        <w:t>Figure 4.0</w:t>
      </w:r>
      <w:r w:rsidR="00D15ABD">
        <w:t xml:space="preserve"> in Addendum A.</w:t>
      </w:r>
    </w:p>
    <w:p w14:paraId="6BD2DA7C" w14:textId="77777777" w:rsidR="0070758D" w:rsidRDefault="00690880" w:rsidP="00951410">
      <w:pPr>
        <w:pStyle w:val="ListNumber2"/>
        <w:numPr>
          <w:ilvl w:val="1"/>
          <w:numId w:val="25"/>
        </w:numPr>
      </w:pPr>
      <w:r>
        <w:t>Include a</w:t>
      </w:r>
      <w:r w:rsidR="0070758D">
        <w:t xml:space="preserve"> free form field to capture the following information</w:t>
      </w:r>
      <w:r>
        <w:t xml:space="preserve"> in</w:t>
      </w:r>
      <w:r w:rsidR="00B25C1D">
        <w:t xml:space="preserve"> each of the following sections. NOTE: auto-populate from previous reviews if available.</w:t>
      </w:r>
    </w:p>
    <w:p w14:paraId="6BD2DA7D" w14:textId="77777777" w:rsidR="001F7F78" w:rsidRDefault="001F7F78" w:rsidP="00951410">
      <w:pPr>
        <w:pStyle w:val="ListNumber2"/>
        <w:numPr>
          <w:ilvl w:val="2"/>
          <w:numId w:val="25"/>
        </w:numPr>
      </w:pPr>
      <w:r>
        <w:t>Client Dates, Roles and Responsibilities</w:t>
      </w:r>
    </w:p>
    <w:p w14:paraId="6BD2DA7E" w14:textId="77777777" w:rsidR="001F7F78" w:rsidRDefault="001F7F78" w:rsidP="00951410">
      <w:pPr>
        <w:pStyle w:val="ListNumber2"/>
        <w:numPr>
          <w:ilvl w:val="2"/>
          <w:numId w:val="25"/>
        </w:numPr>
      </w:pPr>
      <w:r>
        <w:t xml:space="preserve">Goals </w:t>
      </w:r>
    </w:p>
    <w:p w14:paraId="6BD2DA7F" w14:textId="77777777" w:rsidR="0070758D" w:rsidRDefault="0070758D" w:rsidP="00951410">
      <w:pPr>
        <w:pStyle w:val="ListNumber2"/>
        <w:numPr>
          <w:ilvl w:val="2"/>
          <w:numId w:val="25"/>
        </w:numPr>
      </w:pPr>
      <w:r>
        <w:t>Achievements</w:t>
      </w:r>
    </w:p>
    <w:p w14:paraId="6BD2DA80" w14:textId="77777777" w:rsidR="001F7F78" w:rsidRDefault="001F7F78" w:rsidP="00951410">
      <w:pPr>
        <w:pStyle w:val="ListNumber2"/>
        <w:numPr>
          <w:ilvl w:val="3"/>
          <w:numId w:val="25"/>
        </w:numPr>
      </w:pPr>
      <w:r>
        <w:t xml:space="preserve"> List goals from prior APR or PDP</w:t>
      </w:r>
      <w:r w:rsidR="00B25C1D">
        <w:t xml:space="preserve"> </w:t>
      </w:r>
    </w:p>
    <w:p w14:paraId="6BD2DA81" w14:textId="77777777" w:rsidR="00F10543" w:rsidRDefault="001F7F78" w:rsidP="00951410">
      <w:pPr>
        <w:pStyle w:val="ListNumber2"/>
        <w:numPr>
          <w:ilvl w:val="1"/>
          <w:numId w:val="25"/>
        </w:numPr>
      </w:pPr>
      <w:r>
        <w:t xml:space="preserve">In </w:t>
      </w:r>
      <w:r w:rsidR="00BD25C5">
        <w:t>figure 4.1</w:t>
      </w:r>
      <w:r w:rsidR="005E1D2D">
        <w:t xml:space="preserve"> – Core Competencies section -</w:t>
      </w:r>
      <w:r>
        <w:t xml:space="preserve"> the Categories</w:t>
      </w:r>
      <w:r w:rsidR="005E1D2D">
        <w:t xml:space="preserve"> and contents</w:t>
      </w:r>
      <w:r>
        <w:t xml:space="preserve"> should be copied exactly as they appear and the S</w:t>
      </w:r>
      <w:r w:rsidR="00F10543">
        <w:t>elf R</w:t>
      </w:r>
      <w:r>
        <w:t>ating and Reviewer</w:t>
      </w:r>
      <w:r w:rsidR="00F10543">
        <w:t xml:space="preserve"> R</w:t>
      </w:r>
      <w:r>
        <w:t>ating field should contain a numeral 1, 2, 3, 4 or 5 or an NA</w:t>
      </w:r>
      <w:r w:rsidR="00F10543">
        <w:t>.</w:t>
      </w:r>
    </w:p>
    <w:p w14:paraId="6BD2DA82" w14:textId="77777777" w:rsidR="001F7F78" w:rsidRDefault="00F10543" w:rsidP="00951410">
      <w:pPr>
        <w:pStyle w:val="ListNumber2"/>
        <w:numPr>
          <w:ilvl w:val="2"/>
          <w:numId w:val="25"/>
        </w:numPr>
      </w:pPr>
      <w:r>
        <w:t xml:space="preserve">NA is defined as Non-applicable, meaning that field does not apply to the </w:t>
      </w:r>
      <w:r w:rsidR="009F6E51">
        <w:t>counselee</w:t>
      </w:r>
      <w:r>
        <w:t xml:space="preserve"> being reviewed and is not taken into consideration in the composite score.</w:t>
      </w:r>
    </w:p>
    <w:p w14:paraId="6BD2DA83" w14:textId="77777777" w:rsidR="00507876" w:rsidRDefault="001F7F78" w:rsidP="00BE6F9B">
      <w:pPr>
        <w:pStyle w:val="ListNumber2"/>
        <w:numPr>
          <w:ilvl w:val="1"/>
          <w:numId w:val="25"/>
        </w:numPr>
      </w:pPr>
      <w:r>
        <w:t>The</w:t>
      </w:r>
      <w:r w:rsidR="008112E0">
        <w:t xml:space="preserve"> score from the</w:t>
      </w:r>
      <w:r w:rsidR="00507876">
        <w:t xml:space="preserve"> Core Competencies section</w:t>
      </w:r>
      <w:r w:rsidR="005E1D2D">
        <w:t xml:space="preserve"> in </w:t>
      </w:r>
      <w:r w:rsidR="003917FA">
        <w:t>Figure 4.1</w:t>
      </w:r>
      <w:r w:rsidR="00D15ABD">
        <w:t xml:space="preserve"> in Addendum A</w:t>
      </w:r>
      <w:r w:rsidR="005E1D2D">
        <w:t xml:space="preserve"> is equal to the</w:t>
      </w:r>
      <w:r w:rsidR="00507876">
        <w:t xml:space="preserve"> Reviewer Composite Score for both the Self Rating and the Reviewer</w:t>
      </w:r>
      <w:r w:rsidR="00F10543">
        <w:t xml:space="preserve"> Rating</w:t>
      </w:r>
      <w:r w:rsidR="00507876">
        <w:t>.</w:t>
      </w:r>
      <w:r w:rsidR="00D828C0">
        <w:t xml:space="preserve"> See figure 4.2</w:t>
      </w:r>
      <w:r w:rsidR="00D15ABD">
        <w:t xml:space="preserve"> in Addendum A</w:t>
      </w:r>
      <w:r w:rsidR="00D828C0">
        <w:t>.</w:t>
      </w:r>
    </w:p>
    <w:p w14:paraId="6BD2DA84" w14:textId="77777777" w:rsidR="001F7F78" w:rsidRDefault="00F10543" w:rsidP="00D15ABD">
      <w:pPr>
        <w:pStyle w:val="ListNumber2"/>
        <w:numPr>
          <w:ilvl w:val="1"/>
          <w:numId w:val="25"/>
        </w:numPr>
      </w:pPr>
      <w:r>
        <w:lastRenderedPageBreak/>
        <w:t>Need a free form comments field that is tracked by the user.</w:t>
      </w:r>
      <w:r w:rsidR="005E1D2D">
        <w:t xml:space="preserve"> Similar t</w:t>
      </w:r>
      <w:r w:rsidR="002D10ED">
        <w:t>o what is seen is Figure 4.1</w:t>
      </w:r>
      <w:r w:rsidR="00D15ABD">
        <w:t xml:space="preserve"> in Addendum A</w:t>
      </w:r>
      <w:r w:rsidR="007A226B">
        <w:t>.</w:t>
      </w:r>
    </w:p>
    <w:p w14:paraId="6BD2DA85" w14:textId="77777777" w:rsidR="005E1D2D" w:rsidRDefault="00DD3DDA" w:rsidP="00F62CC2">
      <w:pPr>
        <w:pStyle w:val="ListNumber2"/>
        <w:numPr>
          <w:ilvl w:val="1"/>
          <w:numId w:val="25"/>
        </w:numPr>
      </w:pPr>
      <w:r>
        <w:t xml:space="preserve">In </w:t>
      </w:r>
      <w:r w:rsidR="00003209">
        <w:t>figure 4.3</w:t>
      </w:r>
      <w:r w:rsidR="00D15ABD">
        <w:t xml:space="preserve">, in Addendum A, </w:t>
      </w:r>
      <w:r w:rsidR="005E1D2D">
        <w:t xml:space="preserve"> – Internal Contributions section - the Categories and contents should be copied exactly as they appear and the Self Rating and Reviewer Rating field should contain a numeral 1, 2, 3, 4 or 5 or an NA.</w:t>
      </w:r>
    </w:p>
    <w:p w14:paraId="6BD2DA86" w14:textId="77777777" w:rsidR="001B6922" w:rsidRDefault="005E1D2D" w:rsidP="00F62CC2">
      <w:pPr>
        <w:pStyle w:val="ListNumber2"/>
        <w:numPr>
          <w:ilvl w:val="2"/>
          <w:numId w:val="25"/>
        </w:numPr>
      </w:pPr>
      <w:r>
        <w:t xml:space="preserve">NA is defined as Non-applicable, meaning that field does not apply to the </w:t>
      </w:r>
      <w:r w:rsidR="009F6E51">
        <w:t>counselee</w:t>
      </w:r>
      <w:r>
        <w:t xml:space="preserve"> being reviewed and is not taken into consideration in the composite score.</w:t>
      </w:r>
    </w:p>
    <w:p w14:paraId="6BD2DA87" w14:textId="77777777" w:rsidR="00492AD0" w:rsidRDefault="005E1D2D" w:rsidP="00F62CC2">
      <w:pPr>
        <w:pStyle w:val="ListNumber2"/>
        <w:numPr>
          <w:ilvl w:val="2"/>
          <w:numId w:val="25"/>
        </w:numPr>
      </w:pPr>
      <w:r>
        <w:t xml:space="preserve">The score from the Internal </w:t>
      </w:r>
      <w:r w:rsidR="001B6922">
        <w:t>Contributions</w:t>
      </w:r>
      <w:r>
        <w:t xml:space="preserve"> section in</w:t>
      </w:r>
      <w:r w:rsidR="00EA44F3">
        <w:t xml:space="preserve"> Figure 4.3</w:t>
      </w:r>
      <w:r w:rsidR="00D15ABD">
        <w:t xml:space="preserve"> in Addendum A, </w:t>
      </w:r>
      <w:r>
        <w:t xml:space="preserve">should </w:t>
      </w:r>
      <w:r w:rsidR="001B6922">
        <w:t xml:space="preserve">be included in the calculations </w:t>
      </w:r>
      <w:r>
        <w:t xml:space="preserve">within the Reviewer Composite Score for both the Self Rating and the Reviewer Rating. See </w:t>
      </w:r>
      <w:r w:rsidR="00A94C0D">
        <w:t xml:space="preserve">figure 4.4. </w:t>
      </w:r>
      <w:r w:rsidR="001B6922">
        <w:t xml:space="preserve"> Calculations for the </w:t>
      </w:r>
      <w:r w:rsidR="001B6922" w:rsidRPr="00492AD0">
        <w:t>ALL</w:t>
      </w:r>
      <w:r w:rsidR="001B6922">
        <w:t xml:space="preserve"> section as indicated by the </w:t>
      </w:r>
      <w:r w:rsidR="001B6922" w:rsidRPr="001B6922">
        <w:rPr>
          <w:color w:val="FF0000"/>
        </w:rPr>
        <w:t>Red Arrow</w:t>
      </w:r>
      <w:r w:rsidR="00492AD0">
        <w:rPr>
          <w:color w:val="FF0000"/>
        </w:rPr>
        <w:t xml:space="preserve">, </w:t>
      </w:r>
      <w:r w:rsidR="001B6922">
        <w:t xml:space="preserve">- calculated by the following equation: </w:t>
      </w:r>
      <w:r w:rsidR="001B6922" w:rsidRPr="00492AD0">
        <w:t>ALL = Avg (Core Competencies AND Avg (Internal C</w:t>
      </w:r>
      <w:r w:rsidR="00492AD0">
        <w:t>ontributions)).</w:t>
      </w:r>
    </w:p>
    <w:p w14:paraId="6BD2DA88" w14:textId="77777777" w:rsidR="0038723E" w:rsidRDefault="00492AD0" w:rsidP="00F62CC2">
      <w:pPr>
        <w:pStyle w:val="ListNumber2"/>
        <w:numPr>
          <w:ilvl w:val="2"/>
          <w:numId w:val="25"/>
        </w:numPr>
      </w:pPr>
      <w:r>
        <w:t xml:space="preserve">As seen in </w:t>
      </w:r>
      <w:r w:rsidR="006567E4">
        <w:t>figure 4.5</w:t>
      </w:r>
      <w:r w:rsidR="00D15ABD">
        <w:t>, in Addendum A,</w:t>
      </w:r>
      <w:r>
        <w:t xml:space="preserve"> there needs to be an alpha/numeric free form f</w:t>
      </w:r>
      <w:r w:rsidR="0038723E">
        <w:t>ield for the following sections:</w:t>
      </w:r>
    </w:p>
    <w:p w14:paraId="6BD2DA89" w14:textId="77777777" w:rsidR="00492AD0" w:rsidRDefault="00492AD0" w:rsidP="00F62CC2">
      <w:pPr>
        <w:pStyle w:val="ListNumber2"/>
        <w:numPr>
          <w:ilvl w:val="3"/>
          <w:numId w:val="25"/>
        </w:numPr>
      </w:pPr>
      <w:r>
        <w:t>Strengths</w:t>
      </w:r>
      <w:r w:rsidR="0038723E">
        <w:t xml:space="preserve">, </w:t>
      </w:r>
      <w:r>
        <w:t xml:space="preserve"> Areas for Improvement</w:t>
      </w:r>
      <w:r w:rsidR="0038723E">
        <w:t xml:space="preserve">, Goals, Development Opportunities, Longer Term Goals and </w:t>
      </w:r>
    </w:p>
    <w:p w14:paraId="6BD2DA8A" w14:textId="77777777" w:rsidR="00492AD0" w:rsidRDefault="00492AD0" w:rsidP="00F62CC2">
      <w:pPr>
        <w:pStyle w:val="ListNumber2"/>
        <w:numPr>
          <w:ilvl w:val="4"/>
          <w:numId w:val="25"/>
        </w:numPr>
      </w:pPr>
      <w:r>
        <w:t xml:space="preserve"> </w:t>
      </w:r>
      <w:r w:rsidR="0038723E">
        <w:tab/>
      </w:r>
      <w:r w:rsidR="0038723E">
        <w:tab/>
      </w:r>
      <w:r>
        <w:t>These fields are not mandatory.</w:t>
      </w:r>
    </w:p>
    <w:p w14:paraId="6BD2DA8B" w14:textId="77777777" w:rsidR="00484A5D" w:rsidRPr="00D15ABD" w:rsidRDefault="0038723E" w:rsidP="00D15ABD">
      <w:pPr>
        <w:pStyle w:val="ListNumber2"/>
        <w:numPr>
          <w:ilvl w:val="2"/>
          <w:numId w:val="25"/>
        </w:numPr>
      </w:pPr>
      <w:r>
        <w:t xml:space="preserve">As seen in </w:t>
      </w:r>
      <w:r w:rsidR="00965064">
        <w:t>figure 4.5</w:t>
      </w:r>
      <w:r w:rsidR="00D15ABD">
        <w:t>, in Addendum A</w:t>
      </w:r>
      <w:r>
        <w:t>, there needs to be a submit field that submits the form.</w:t>
      </w:r>
    </w:p>
    <w:p w14:paraId="6BD2DA8C" w14:textId="77777777" w:rsidR="00D954E7" w:rsidRDefault="00D954E7" w:rsidP="00B417AC">
      <w:pPr>
        <w:pStyle w:val="Heading1"/>
        <w:numPr>
          <w:ilvl w:val="0"/>
          <w:numId w:val="25"/>
        </w:numPr>
      </w:pPr>
      <w:bookmarkStart w:id="26" w:name="_Toc368518184"/>
      <w:bookmarkStart w:id="27" w:name="_Toc368520522"/>
      <w:r>
        <w:t>Project Review</w:t>
      </w:r>
      <w:bookmarkEnd w:id="26"/>
      <w:bookmarkEnd w:id="27"/>
    </w:p>
    <w:p w14:paraId="6BD2DA8D" w14:textId="77777777" w:rsidR="00D954E7" w:rsidRDefault="00D954E7" w:rsidP="00B417AC">
      <w:pPr>
        <w:pStyle w:val="ListNumber2"/>
        <w:numPr>
          <w:ilvl w:val="1"/>
          <w:numId w:val="25"/>
        </w:numPr>
      </w:pPr>
      <w:r>
        <w:t xml:space="preserve">Replicate the current </w:t>
      </w:r>
      <w:r w:rsidR="00CF020C">
        <w:t xml:space="preserve">Project Review </w:t>
      </w:r>
      <w:r w:rsidR="00D15ABD">
        <w:t xml:space="preserve">form - </w:t>
      </w:r>
      <w:r w:rsidR="000E3BE2">
        <w:t xml:space="preserve">See </w:t>
      </w:r>
      <w:r w:rsidR="00E876D7">
        <w:t>Figure 5.3</w:t>
      </w:r>
      <w:r w:rsidR="00D15ABD">
        <w:t>, in Addendum A.</w:t>
      </w:r>
    </w:p>
    <w:p w14:paraId="6BD2DA8E" w14:textId="77777777" w:rsidR="00D954E7" w:rsidRDefault="00D954E7" w:rsidP="00D15ABD">
      <w:pPr>
        <w:pStyle w:val="ListNumber2"/>
        <w:numPr>
          <w:ilvl w:val="1"/>
          <w:numId w:val="25"/>
        </w:numPr>
      </w:pPr>
      <w:r w:rsidRPr="00FC2627">
        <w:t>The following fields</w:t>
      </w:r>
      <w:r>
        <w:t xml:space="preserve"> as seen in </w:t>
      </w:r>
      <w:r w:rsidR="00B417AC">
        <w:t>figure 5.0</w:t>
      </w:r>
      <w:r w:rsidR="00D15ABD">
        <w:t xml:space="preserve">, in Addendum A, </w:t>
      </w:r>
      <w:r w:rsidRPr="00FC2627">
        <w:t xml:space="preserve">are required to </w:t>
      </w:r>
      <w:r>
        <w:t>begin the</w:t>
      </w:r>
      <w:r w:rsidRPr="00FC2627">
        <w:t xml:space="preserve"> </w:t>
      </w:r>
      <w:r>
        <w:t>Project</w:t>
      </w:r>
      <w:r w:rsidRPr="00FC2627">
        <w:t xml:space="preserve"> Review </w:t>
      </w:r>
      <w:r w:rsidR="00164D5B">
        <w:t>and should be auto-populated.  (NOTE: if any of these fields cannot be auto-populated, the counselor should be required to complete). This serves as a Counselor management screen needed to start a review process.</w:t>
      </w:r>
    </w:p>
    <w:p w14:paraId="6BD2DA8F" w14:textId="77777777" w:rsidR="00D954E7" w:rsidRDefault="00D954E7" w:rsidP="00D954E7">
      <w:pPr>
        <w:pStyle w:val="ListNumber2"/>
        <w:numPr>
          <w:ilvl w:val="2"/>
          <w:numId w:val="25"/>
        </w:numPr>
      </w:pPr>
      <w:r>
        <w:t>Colleague</w:t>
      </w:r>
    </w:p>
    <w:p w14:paraId="6BD2DA90" w14:textId="77777777" w:rsidR="00D954E7" w:rsidRDefault="00D954E7" w:rsidP="00D954E7">
      <w:pPr>
        <w:pStyle w:val="ListNumber2"/>
        <w:numPr>
          <w:ilvl w:val="2"/>
          <w:numId w:val="25"/>
        </w:numPr>
      </w:pPr>
      <w:r>
        <w:t>Colleague’s Counselor</w:t>
      </w:r>
    </w:p>
    <w:p w14:paraId="6BD2DA91" w14:textId="77777777" w:rsidR="00D954E7" w:rsidRDefault="00FC25D1" w:rsidP="00E7512F">
      <w:pPr>
        <w:pStyle w:val="ListNumber2"/>
        <w:numPr>
          <w:ilvl w:val="2"/>
          <w:numId w:val="25"/>
        </w:numPr>
      </w:pPr>
      <w:r>
        <w:t>Re</w:t>
      </w:r>
      <w:r w:rsidR="00D954E7">
        <w:t>view Date</w:t>
      </w:r>
    </w:p>
    <w:p w14:paraId="6BD2DA92" w14:textId="77777777" w:rsidR="00D954E7" w:rsidRDefault="00D954E7" w:rsidP="00D954E7">
      <w:pPr>
        <w:pStyle w:val="ListNumber2"/>
        <w:numPr>
          <w:ilvl w:val="2"/>
          <w:numId w:val="25"/>
        </w:numPr>
      </w:pPr>
      <w:r>
        <w:t>Engagement Summary</w:t>
      </w:r>
    </w:p>
    <w:p w14:paraId="6BD2DA93" w14:textId="77777777" w:rsidR="00D954E7" w:rsidRDefault="00D954E7" w:rsidP="00D954E7">
      <w:pPr>
        <w:pStyle w:val="ListNumber2"/>
        <w:numPr>
          <w:ilvl w:val="3"/>
          <w:numId w:val="25"/>
        </w:numPr>
      </w:pPr>
      <w:r>
        <w:t xml:space="preserve">Include static instruction for Engagement Summary as seen in </w:t>
      </w:r>
      <w:r w:rsidR="00B417AC">
        <w:t>figure 5.0</w:t>
      </w:r>
      <w:r w:rsidR="00D15ABD">
        <w:t>, in Addendum A.</w:t>
      </w:r>
    </w:p>
    <w:p w14:paraId="6BD2DA94" w14:textId="77777777" w:rsidR="00D954E7" w:rsidRDefault="00D954E7" w:rsidP="00D954E7">
      <w:pPr>
        <w:pStyle w:val="ListNumber2"/>
        <w:numPr>
          <w:ilvl w:val="2"/>
          <w:numId w:val="25"/>
        </w:numPr>
      </w:pPr>
      <w:r>
        <w:t>Client</w:t>
      </w:r>
    </w:p>
    <w:p w14:paraId="6BD2DA95" w14:textId="77777777" w:rsidR="00D954E7" w:rsidRDefault="00D954E7" w:rsidP="00D954E7">
      <w:pPr>
        <w:pStyle w:val="ListNumber2"/>
        <w:numPr>
          <w:ilvl w:val="2"/>
          <w:numId w:val="25"/>
        </w:numPr>
      </w:pPr>
      <w:r>
        <w:t>Project</w:t>
      </w:r>
    </w:p>
    <w:p w14:paraId="6BD2DA96" w14:textId="77777777" w:rsidR="00D954E7" w:rsidRDefault="00D954E7" w:rsidP="00D954E7">
      <w:pPr>
        <w:pStyle w:val="ListNumber2"/>
        <w:numPr>
          <w:ilvl w:val="2"/>
          <w:numId w:val="25"/>
        </w:numPr>
      </w:pPr>
      <w:r>
        <w:t>Project Role(s) and Responsibilities</w:t>
      </w:r>
    </w:p>
    <w:p w14:paraId="6BD2DA97" w14:textId="77777777" w:rsidR="00B417AC" w:rsidRDefault="00D954E7" w:rsidP="009B53A5">
      <w:pPr>
        <w:pStyle w:val="ListNumber2"/>
        <w:numPr>
          <w:ilvl w:val="2"/>
          <w:numId w:val="25"/>
        </w:numPr>
      </w:pPr>
      <w:r>
        <w:t>Review Period</w:t>
      </w:r>
    </w:p>
    <w:p w14:paraId="6BD2DA98" w14:textId="77777777" w:rsidR="00D954E7" w:rsidRDefault="00D954E7" w:rsidP="00B417AC">
      <w:pPr>
        <w:pStyle w:val="ListNumber2"/>
        <w:numPr>
          <w:ilvl w:val="1"/>
          <w:numId w:val="25"/>
        </w:numPr>
      </w:pPr>
      <w:r>
        <w:t xml:space="preserve">Calculations for the Performance Evaluation Section </w:t>
      </w:r>
      <w:r w:rsidR="00462588">
        <w:t>(figure 5.1</w:t>
      </w:r>
      <w:r w:rsidR="00D15ABD">
        <w:t>, in Addendum A</w:t>
      </w:r>
      <w:r>
        <w:t>) consist of the following Core Competencies:</w:t>
      </w:r>
    </w:p>
    <w:p w14:paraId="6BD2DA99" w14:textId="77777777" w:rsidR="00D954E7" w:rsidRDefault="00D954E7" w:rsidP="00B417AC">
      <w:pPr>
        <w:pStyle w:val="ListNumber2"/>
        <w:numPr>
          <w:ilvl w:val="2"/>
          <w:numId w:val="25"/>
        </w:numPr>
      </w:pPr>
      <w:r>
        <w:t xml:space="preserve">Provide definition for each Header below as seen in </w:t>
      </w:r>
      <w:r w:rsidR="00462588">
        <w:t>figure 5.1</w:t>
      </w:r>
      <w:r w:rsidR="00D15ABD">
        <w:t>, in Addendum A.</w:t>
      </w:r>
    </w:p>
    <w:p w14:paraId="6BD2DA9A" w14:textId="77777777" w:rsidR="00D954E7" w:rsidRDefault="00D954E7" w:rsidP="00B417AC">
      <w:pPr>
        <w:pStyle w:val="ListNumber2"/>
        <w:numPr>
          <w:ilvl w:val="3"/>
          <w:numId w:val="25"/>
        </w:numPr>
      </w:pPr>
      <w:r>
        <w:t>Technical Abilities</w:t>
      </w:r>
    </w:p>
    <w:p w14:paraId="6BD2DA9B" w14:textId="77777777" w:rsidR="00D954E7" w:rsidRDefault="00D954E7" w:rsidP="00B417AC">
      <w:pPr>
        <w:pStyle w:val="ListNumber2"/>
        <w:numPr>
          <w:ilvl w:val="4"/>
          <w:numId w:val="25"/>
        </w:numPr>
      </w:pPr>
      <w:r>
        <w:lastRenderedPageBreak/>
        <w:t>P</w:t>
      </w:r>
      <w:r>
        <w:tab/>
        <w:t xml:space="preserve">roductivity </w:t>
      </w:r>
    </w:p>
    <w:p w14:paraId="6BD2DA9C" w14:textId="77777777" w:rsidR="00D954E7" w:rsidRDefault="00D954E7" w:rsidP="00B417AC">
      <w:pPr>
        <w:pStyle w:val="ListNumber2"/>
        <w:numPr>
          <w:ilvl w:val="4"/>
          <w:numId w:val="25"/>
        </w:numPr>
      </w:pPr>
      <w:r>
        <w:t>Quality</w:t>
      </w:r>
    </w:p>
    <w:p w14:paraId="6BD2DA9D" w14:textId="77777777" w:rsidR="00D954E7" w:rsidRDefault="00D954E7" w:rsidP="00B417AC">
      <w:pPr>
        <w:pStyle w:val="ListNumber2"/>
        <w:numPr>
          <w:ilvl w:val="4"/>
          <w:numId w:val="25"/>
        </w:numPr>
      </w:pPr>
      <w:r>
        <w:t>R</w:t>
      </w:r>
      <w:r>
        <w:tab/>
        <w:t>esults</w:t>
      </w:r>
    </w:p>
    <w:p w14:paraId="6BD2DA9E" w14:textId="77777777" w:rsidR="00D954E7" w:rsidRDefault="00D954E7" w:rsidP="00B417AC">
      <w:pPr>
        <w:pStyle w:val="ListNumber2"/>
        <w:numPr>
          <w:ilvl w:val="4"/>
          <w:numId w:val="25"/>
        </w:numPr>
      </w:pPr>
      <w:r>
        <w:t>Technical Skills</w:t>
      </w:r>
    </w:p>
    <w:p w14:paraId="6BD2DA9F" w14:textId="77777777" w:rsidR="00D954E7" w:rsidRDefault="00D954E7" w:rsidP="00B417AC">
      <w:pPr>
        <w:pStyle w:val="ListNumber2"/>
        <w:numPr>
          <w:ilvl w:val="3"/>
          <w:numId w:val="25"/>
        </w:numPr>
      </w:pPr>
      <w:r>
        <w:t>Consulting Skills</w:t>
      </w:r>
    </w:p>
    <w:p w14:paraId="6BD2DAA0" w14:textId="77777777" w:rsidR="00D954E7" w:rsidRDefault="00D954E7" w:rsidP="00B417AC">
      <w:pPr>
        <w:pStyle w:val="ListNumber2"/>
        <w:numPr>
          <w:ilvl w:val="4"/>
          <w:numId w:val="25"/>
        </w:numPr>
      </w:pPr>
      <w:r>
        <w:t>Adaptability</w:t>
      </w:r>
    </w:p>
    <w:p w14:paraId="6BD2DAA1" w14:textId="77777777" w:rsidR="00D954E7" w:rsidRDefault="00D954E7" w:rsidP="00B417AC">
      <w:pPr>
        <w:pStyle w:val="ListNumber2"/>
        <w:numPr>
          <w:ilvl w:val="4"/>
          <w:numId w:val="25"/>
        </w:numPr>
      </w:pPr>
      <w:r>
        <w:t>Communication</w:t>
      </w:r>
    </w:p>
    <w:p w14:paraId="6BD2DAA2" w14:textId="77777777" w:rsidR="00D954E7" w:rsidRDefault="00D954E7" w:rsidP="00B417AC">
      <w:pPr>
        <w:pStyle w:val="ListNumber2"/>
        <w:numPr>
          <w:ilvl w:val="4"/>
          <w:numId w:val="25"/>
        </w:numPr>
      </w:pPr>
      <w:r>
        <w:t>Interpersonal Skills</w:t>
      </w:r>
    </w:p>
    <w:p w14:paraId="6BD2DAA3" w14:textId="77777777" w:rsidR="00D954E7" w:rsidRDefault="00D954E7" w:rsidP="00B417AC">
      <w:pPr>
        <w:pStyle w:val="ListNumber2"/>
        <w:numPr>
          <w:ilvl w:val="4"/>
          <w:numId w:val="25"/>
        </w:numPr>
      </w:pPr>
      <w:r>
        <w:t>Core Consulting Skills</w:t>
      </w:r>
    </w:p>
    <w:p w14:paraId="6BD2DAA4" w14:textId="77777777" w:rsidR="00D954E7" w:rsidRDefault="00D954E7" w:rsidP="00B417AC">
      <w:pPr>
        <w:pStyle w:val="ListNumber2"/>
        <w:numPr>
          <w:ilvl w:val="3"/>
          <w:numId w:val="25"/>
        </w:numPr>
      </w:pPr>
      <w:r>
        <w:t>Professionalism</w:t>
      </w:r>
    </w:p>
    <w:p w14:paraId="6BD2DAA5" w14:textId="77777777" w:rsidR="00D954E7" w:rsidRDefault="00D954E7" w:rsidP="00B417AC">
      <w:pPr>
        <w:pStyle w:val="ListNumber2"/>
        <w:numPr>
          <w:ilvl w:val="4"/>
          <w:numId w:val="25"/>
        </w:numPr>
      </w:pPr>
      <w:r>
        <w:t>Attitude</w:t>
      </w:r>
    </w:p>
    <w:p w14:paraId="6BD2DAA6" w14:textId="77777777" w:rsidR="00D954E7" w:rsidRDefault="00D954E7" w:rsidP="00B417AC">
      <w:pPr>
        <w:pStyle w:val="ListNumber2"/>
        <w:numPr>
          <w:ilvl w:val="4"/>
          <w:numId w:val="25"/>
        </w:numPr>
      </w:pPr>
      <w:r>
        <w:t>Dependability</w:t>
      </w:r>
    </w:p>
    <w:p w14:paraId="6BD2DAA7" w14:textId="77777777" w:rsidR="00D954E7" w:rsidRDefault="00D954E7" w:rsidP="00B417AC">
      <w:pPr>
        <w:pStyle w:val="ListNumber2"/>
        <w:numPr>
          <w:ilvl w:val="4"/>
          <w:numId w:val="25"/>
        </w:numPr>
      </w:pPr>
      <w:r>
        <w:t>Initiative</w:t>
      </w:r>
    </w:p>
    <w:p w14:paraId="6BD2DAA8" w14:textId="77777777" w:rsidR="00D954E7" w:rsidRDefault="00D954E7" w:rsidP="00B417AC">
      <w:pPr>
        <w:pStyle w:val="ListNumber2"/>
        <w:numPr>
          <w:ilvl w:val="4"/>
          <w:numId w:val="25"/>
        </w:numPr>
      </w:pPr>
      <w:r>
        <w:t>Professionalism</w:t>
      </w:r>
    </w:p>
    <w:p w14:paraId="6BD2DAA9" w14:textId="77777777" w:rsidR="00D954E7" w:rsidRDefault="00D954E7" w:rsidP="00B417AC">
      <w:pPr>
        <w:pStyle w:val="ListNumber2"/>
        <w:numPr>
          <w:ilvl w:val="3"/>
          <w:numId w:val="25"/>
        </w:numPr>
      </w:pPr>
      <w:r>
        <w:t>Leadership</w:t>
      </w:r>
    </w:p>
    <w:p w14:paraId="6BD2DAAA" w14:textId="77777777" w:rsidR="00D954E7" w:rsidRDefault="00D954E7" w:rsidP="00B417AC">
      <w:pPr>
        <w:pStyle w:val="ListNumber2"/>
        <w:numPr>
          <w:ilvl w:val="4"/>
          <w:numId w:val="25"/>
        </w:numPr>
      </w:pPr>
      <w:r>
        <w:t>Decision Making</w:t>
      </w:r>
    </w:p>
    <w:p w14:paraId="6BD2DAAB" w14:textId="77777777" w:rsidR="00D954E7" w:rsidRDefault="00D954E7" w:rsidP="00B417AC">
      <w:pPr>
        <w:pStyle w:val="ListNumber2"/>
        <w:numPr>
          <w:ilvl w:val="4"/>
          <w:numId w:val="25"/>
        </w:numPr>
      </w:pPr>
      <w:r>
        <w:t>Leadership</w:t>
      </w:r>
    </w:p>
    <w:p w14:paraId="6BD2DAAC" w14:textId="77777777" w:rsidR="00D954E7" w:rsidRDefault="00D954E7" w:rsidP="00B417AC">
      <w:pPr>
        <w:pStyle w:val="ListNumber2"/>
        <w:numPr>
          <w:ilvl w:val="3"/>
          <w:numId w:val="25"/>
        </w:numPr>
      </w:pPr>
      <w:r>
        <w:t>Teamwork</w:t>
      </w:r>
    </w:p>
    <w:p w14:paraId="6BD2DAAD" w14:textId="77777777" w:rsidR="00D954E7" w:rsidRDefault="00D954E7" w:rsidP="00B417AC">
      <w:pPr>
        <w:pStyle w:val="ListNumber2"/>
        <w:numPr>
          <w:ilvl w:val="4"/>
          <w:numId w:val="25"/>
        </w:numPr>
      </w:pPr>
      <w:r>
        <w:t>Teamwork</w:t>
      </w:r>
    </w:p>
    <w:p w14:paraId="6BD2DAAE" w14:textId="77777777" w:rsidR="00D954E7" w:rsidRDefault="00D954E7" w:rsidP="00B417AC">
      <w:pPr>
        <w:pStyle w:val="ListNumber2"/>
        <w:numPr>
          <w:ilvl w:val="4"/>
          <w:numId w:val="25"/>
        </w:numPr>
      </w:pPr>
      <w:r>
        <w:t>Customer Focus</w:t>
      </w:r>
    </w:p>
    <w:p w14:paraId="6BD2DAAF" w14:textId="77777777" w:rsidR="00D954E7" w:rsidRDefault="00D954E7" w:rsidP="00B417AC">
      <w:pPr>
        <w:pStyle w:val="ListNumber2"/>
        <w:numPr>
          <w:ilvl w:val="1"/>
          <w:numId w:val="25"/>
        </w:numPr>
      </w:pPr>
      <w:r>
        <w:t>Carry Score from the Core Competencies section, an average of the scores entered, to the fields of Self and Reviewer within the Reviewer Composite Score for both the Self Rating and the Reviewer.</w:t>
      </w:r>
    </w:p>
    <w:p w14:paraId="6BD2DAB0" w14:textId="77777777" w:rsidR="00D954E7" w:rsidRDefault="00D954E7" w:rsidP="00B417AC">
      <w:pPr>
        <w:pStyle w:val="ListNumber2"/>
        <w:numPr>
          <w:ilvl w:val="1"/>
          <w:numId w:val="25"/>
        </w:numPr>
      </w:pPr>
      <w:r>
        <w:t>If Self Rating or Reviewer Rating is not equal to a 3, a comment is required. Comments field must be completed.</w:t>
      </w:r>
    </w:p>
    <w:p w14:paraId="6BD2DAB1" w14:textId="77777777" w:rsidR="005A0224" w:rsidRDefault="005A0224" w:rsidP="00D954E7">
      <w:pPr>
        <w:pStyle w:val="Figure"/>
        <w:tabs>
          <w:tab w:val="left" w:pos="6195"/>
        </w:tabs>
      </w:pPr>
    </w:p>
    <w:p w14:paraId="6BD2DAB2" w14:textId="77777777" w:rsidR="00D954E7" w:rsidRDefault="00D954E7" w:rsidP="00B417AC">
      <w:pPr>
        <w:pStyle w:val="ListNumber2"/>
        <w:numPr>
          <w:ilvl w:val="1"/>
          <w:numId w:val="25"/>
        </w:numPr>
      </w:pPr>
      <w:r>
        <w:t xml:space="preserve">The calculations seen in the </w:t>
      </w:r>
      <w:r w:rsidRPr="009F7139">
        <w:t>red box</w:t>
      </w:r>
      <w:r>
        <w:t xml:space="preserve"> above in </w:t>
      </w:r>
      <w:r w:rsidR="005A0224">
        <w:t>figure 5.2</w:t>
      </w:r>
      <w:r w:rsidR="00D15ABD">
        <w:t>, in Addendum A.</w:t>
      </w:r>
      <w:r>
        <w:t xml:space="preserve"> are an average of the scores carried down from the Composite Score averages in </w:t>
      </w:r>
      <w:r w:rsidR="00462588">
        <w:t>figure 5.1</w:t>
      </w:r>
      <w:r w:rsidR="00D15ABD">
        <w:t>, in Addendum A</w:t>
      </w:r>
      <w:r>
        <w:t>.</w:t>
      </w:r>
    </w:p>
    <w:p w14:paraId="6BD2DAB3" w14:textId="77777777" w:rsidR="00D954E7" w:rsidRDefault="00D954E7" w:rsidP="00B417AC">
      <w:pPr>
        <w:pStyle w:val="ListNumber2"/>
        <w:numPr>
          <w:ilvl w:val="1"/>
          <w:numId w:val="25"/>
        </w:numPr>
      </w:pPr>
      <w:r>
        <w:t xml:space="preserve">Under the Heading “Overall Evaluation,” provide free form fields for the following as referenced in </w:t>
      </w:r>
      <w:r w:rsidR="00C54615">
        <w:t>figure 5.3</w:t>
      </w:r>
      <w:r w:rsidR="00D15ABD">
        <w:t>, in Addendum A</w:t>
      </w:r>
      <w:r>
        <w:t>:</w:t>
      </w:r>
    </w:p>
    <w:p w14:paraId="6BD2DAB4" w14:textId="77777777" w:rsidR="00D954E7" w:rsidRDefault="00D954E7" w:rsidP="00B417AC">
      <w:pPr>
        <w:pStyle w:val="ListNumber2"/>
        <w:numPr>
          <w:ilvl w:val="2"/>
          <w:numId w:val="25"/>
        </w:numPr>
      </w:pPr>
      <w:r>
        <w:t>Differentiators</w:t>
      </w:r>
    </w:p>
    <w:p w14:paraId="6BD2DAB5" w14:textId="77777777" w:rsidR="00D954E7" w:rsidRDefault="00D954E7" w:rsidP="00B417AC">
      <w:pPr>
        <w:pStyle w:val="ListNumber2"/>
        <w:numPr>
          <w:ilvl w:val="2"/>
          <w:numId w:val="25"/>
        </w:numPr>
      </w:pPr>
      <w:r>
        <w:t>Opportunities for Improvement</w:t>
      </w:r>
    </w:p>
    <w:p w14:paraId="6BD2DAB6" w14:textId="77777777" w:rsidR="00D954E7" w:rsidRDefault="00D954E7" w:rsidP="00B417AC">
      <w:pPr>
        <w:pStyle w:val="ListNumber2"/>
        <w:numPr>
          <w:ilvl w:val="2"/>
          <w:numId w:val="25"/>
        </w:numPr>
      </w:pPr>
      <w:r>
        <w:t>Summary</w:t>
      </w:r>
    </w:p>
    <w:p w14:paraId="6BD2DAB7" w14:textId="77777777" w:rsidR="00D954E7" w:rsidRDefault="00D954E7" w:rsidP="00B417AC">
      <w:pPr>
        <w:pStyle w:val="ListNumber2"/>
        <w:numPr>
          <w:ilvl w:val="1"/>
          <w:numId w:val="25"/>
        </w:numPr>
      </w:pPr>
      <w:r>
        <w:t xml:space="preserve">Overall Rating (Yellow Box as seen in </w:t>
      </w:r>
      <w:r w:rsidR="00F40876">
        <w:t>figure 5.2</w:t>
      </w:r>
      <w:r w:rsidR="00D15ABD">
        <w:t>, in Addendum A.</w:t>
      </w:r>
      <w:r>
        <w:t>) is a numeric only field requiring manual entry.</w:t>
      </w:r>
    </w:p>
    <w:p w14:paraId="6BD2DAB8" w14:textId="77777777" w:rsidR="00D954E7" w:rsidRDefault="00D954E7" w:rsidP="00B417AC">
      <w:pPr>
        <w:pStyle w:val="ListNumber2"/>
        <w:numPr>
          <w:ilvl w:val="2"/>
          <w:numId w:val="25"/>
        </w:numPr>
      </w:pPr>
      <w:r>
        <w:lastRenderedPageBreak/>
        <w:t xml:space="preserve">Include instruction provided in </w:t>
      </w:r>
      <w:r w:rsidR="00F40876">
        <w:t>figure 5.2</w:t>
      </w:r>
      <w:r w:rsidR="00D15ABD">
        <w:t>, in Addendum A,</w:t>
      </w:r>
      <w:r>
        <w:t xml:space="preserve"> under arrow.</w:t>
      </w:r>
    </w:p>
    <w:p w14:paraId="6BD2DAB9" w14:textId="77777777" w:rsidR="00D954E7" w:rsidRDefault="00D954E7" w:rsidP="00B417AC">
      <w:pPr>
        <w:pStyle w:val="ListNumber2"/>
        <w:numPr>
          <w:ilvl w:val="1"/>
          <w:numId w:val="25"/>
        </w:numPr>
      </w:pPr>
      <w:r>
        <w:t xml:space="preserve">Provide field for current date for Colleague and Reviewer as seen in </w:t>
      </w:r>
      <w:r w:rsidR="00462588">
        <w:t>figure 5.</w:t>
      </w:r>
      <w:r w:rsidR="00FC25D1">
        <w:t>3</w:t>
      </w:r>
      <w:r w:rsidR="00D15ABD">
        <w:t>, in Addendum A</w:t>
      </w:r>
      <w:r>
        <w:t>.</w:t>
      </w:r>
    </w:p>
    <w:p w14:paraId="6BD2DABA" w14:textId="77777777" w:rsidR="00D954E7" w:rsidRDefault="00D954E7" w:rsidP="00B417AC">
      <w:pPr>
        <w:pStyle w:val="ListNumber2"/>
        <w:numPr>
          <w:ilvl w:val="1"/>
          <w:numId w:val="25"/>
        </w:numPr>
      </w:pPr>
      <w:r>
        <w:t>Provide “Submit Final Form” button.</w:t>
      </w:r>
    </w:p>
    <w:p w14:paraId="6BD2DABB" w14:textId="77777777" w:rsidR="00150307" w:rsidRDefault="00D954E7" w:rsidP="009B53A5">
      <w:pPr>
        <w:pStyle w:val="ListNumber2"/>
        <w:numPr>
          <w:ilvl w:val="1"/>
          <w:numId w:val="25"/>
        </w:numPr>
      </w:pPr>
      <w:r>
        <w:t xml:space="preserve">Include signature fields for Colleague and Reviewer as seen in </w:t>
      </w:r>
      <w:r w:rsidR="00462588">
        <w:t>figure 5.</w:t>
      </w:r>
      <w:r w:rsidR="00FC25D1">
        <w:t>3</w:t>
      </w:r>
      <w:r w:rsidR="00D15ABD">
        <w:t>, in Addendum A</w:t>
      </w:r>
      <w:r>
        <w:t>.</w:t>
      </w:r>
      <w:r w:rsidR="009B53A5">
        <w:t xml:space="preserve"> </w:t>
      </w:r>
    </w:p>
    <w:p w14:paraId="6BD2DABC" w14:textId="77777777" w:rsidR="00824BE1" w:rsidRDefault="00824BE1" w:rsidP="00D954E7">
      <w:pPr>
        <w:pStyle w:val="Heading1"/>
        <w:numPr>
          <w:ilvl w:val="0"/>
          <w:numId w:val="25"/>
        </w:numPr>
      </w:pPr>
      <w:bookmarkStart w:id="28" w:name="_Toc368518185"/>
      <w:bookmarkStart w:id="29" w:name="_Toc368520523"/>
      <w:r>
        <w:t>Three Month Review</w:t>
      </w:r>
      <w:bookmarkEnd w:id="28"/>
      <w:bookmarkEnd w:id="29"/>
    </w:p>
    <w:p w14:paraId="6BD2DABD" w14:textId="77777777" w:rsidR="00484A5D" w:rsidRDefault="00484A5D" w:rsidP="00D33410">
      <w:pPr>
        <w:pStyle w:val="ListNumber2"/>
        <w:numPr>
          <w:ilvl w:val="1"/>
          <w:numId w:val="25"/>
        </w:numPr>
      </w:pPr>
      <w:r>
        <w:t xml:space="preserve">Replicate the current </w:t>
      </w:r>
      <w:r w:rsidR="00E876D7">
        <w:t>three month</w:t>
      </w:r>
      <w:r w:rsidR="00016082">
        <w:t xml:space="preserve"> Review </w:t>
      </w:r>
      <w:r w:rsidR="00E876D7">
        <w:t>form. See Figure 6.3</w:t>
      </w:r>
      <w:r w:rsidR="00D15ABD">
        <w:t>, in Addendum A.</w:t>
      </w:r>
    </w:p>
    <w:p w14:paraId="6BD2DABE" w14:textId="77777777" w:rsidR="00EC265B" w:rsidRDefault="00EC265B" w:rsidP="00D33410">
      <w:pPr>
        <w:pStyle w:val="ListNumber2"/>
        <w:numPr>
          <w:ilvl w:val="1"/>
          <w:numId w:val="25"/>
        </w:numPr>
      </w:pPr>
      <w:r w:rsidRPr="00FC2627">
        <w:t>The following fields</w:t>
      </w:r>
      <w:r>
        <w:t xml:space="preserve"> as seen in </w:t>
      </w:r>
      <w:r w:rsidR="00E727E0">
        <w:t>figure 6.0</w:t>
      </w:r>
      <w:r w:rsidR="00D15ABD">
        <w:t>, in Addendum A,</w:t>
      </w:r>
      <w:r w:rsidRPr="00FC2627">
        <w:t xml:space="preserve"> are required to </w:t>
      </w:r>
      <w:r>
        <w:t>begin the</w:t>
      </w:r>
      <w:r w:rsidRPr="00FC2627">
        <w:t xml:space="preserve"> </w:t>
      </w:r>
      <w:r>
        <w:t>Three Month</w:t>
      </w:r>
      <w:r w:rsidRPr="00FC2627">
        <w:t xml:space="preserve"> Review </w:t>
      </w:r>
      <w:r>
        <w:t>Process and are completed by the Counselor</w:t>
      </w:r>
      <w:r w:rsidRPr="00FC2627">
        <w:t>:</w:t>
      </w:r>
      <w:r>
        <w:t xml:space="preserve"> </w:t>
      </w:r>
    </w:p>
    <w:p w14:paraId="6BD2DABF" w14:textId="77777777" w:rsidR="00EC265B" w:rsidRDefault="00EC265B" w:rsidP="00D33410">
      <w:pPr>
        <w:pStyle w:val="ListNumber2"/>
        <w:numPr>
          <w:ilvl w:val="2"/>
          <w:numId w:val="25"/>
        </w:numPr>
      </w:pPr>
      <w:r>
        <w:t>Colleague</w:t>
      </w:r>
    </w:p>
    <w:p w14:paraId="6BD2DAC0" w14:textId="77777777" w:rsidR="00EC265B" w:rsidRDefault="00EC265B" w:rsidP="00D33410">
      <w:pPr>
        <w:pStyle w:val="ListNumber2"/>
        <w:numPr>
          <w:ilvl w:val="2"/>
          <w:numId w:val="25"/>
        </w:numPr>
      </w:pPr>
      <w:r>
        <w:t>Colleague’s Counselor</w:t>
      </w:r>
    </w:p>
    <w:p w14:paraId="6BD2DAC1" w14:textId="77777777" w:rsidR="00EC265B" w:rsidRDefault="00EC265B" w:rsidP="00D33410">
      <w:pPr>
        <w:pStyle w:val="ListNumber2"/>
        <w:numPr>
          <w:ilvl w:val="2"/>
          <w:numId w:val="25"/>
        </w:numPr>
      </w:pPr>
      <w:r>
        <w:t>Reviewer</w:t>
      </w:r>
    </w:p>
    <w:p w14:paraId="6BD2DAC2" w14:textId="77777777" w:rsidR="00EC265B" w:rsidRDefault="00EC265B" w:rsidP="00D33410">
      <w:pPr>
        <w:pStyle w:val="ListNumber2"/>
        <w:numPr>
          <w:ilvl w:val="2"/>
          <w:numId w:val="25"/>
        </w:numPr>
      </w:pPr>
      <w:r>
        <w:t>Perficient Start Date</w:t>
      </w:r>
    </w:p>
    <w:p w14:paraId="6BD2DAC3" w14:textId="77777777" w:rsidR="00EC265B" w:rsidRDefault="00EC265B" w:rsidP="00D33410">
      <w:pPr>
        <w:pStyle w:val="ListNumber2"/>
        <w:numPr>
          <w:ilvl w:val="2"/>
          <w:numId w:val="25"/>
        </w:numPr>
      </w:pPr>
      <w:r>
        <w:t>Review Date</w:t>
      </w:r>
    </w:p>
    <w:p w14:paraId="6BD2DAC4" w14:textId="77777777" w:rsidR="00824BE1" w:rsidRDefault="00824BE1" w:rsidP="00D33410">
      <w:pPr>
        <w:pStyle w:val="ListNumber2"/>
        <w:numPr>
          <w:ilvl w:val="2"/>
          <w:numId w:val="25"/>
        </w:numPr>
      </w:pPr>
      <w:r>
        <w:t>Include a free form comments field for the following;</w:t>
      </w:r>
    </w:p>
    <w:p w14:paraId="6BD2DAC5" w14:textId="77777777" w:rsidR="007061AF" w:rsidRDefault="00484A5D" w:rsidP="00D33410">
      <w:pPr>
        <w:pStyle w:val="ListNumber2"/>
        <w:numPr>
          <w:ilvl w:val="3"/>
          <w:numId w:val="25"/>
        </w:numPr>
      </w:pPr>
      <w:r>
        <w:t>Pe</w:t>
      </w:r>
      <w:r w:rsidR="007061AF">
        <w:t>rficient Assessment (Colleague)</w:t>
      </w:r>
    </w:p>
    <w:p w14:paraId="6BD2DAC6" w14:textId="77777777" w:rsidR="007061AF" w:rsidRDefault="00484A5D" w:rsidP="00D33410">
      <w:pPr>
        <w:pStyle w:val="ListNumber2"/>
        <w:numPr>
          <w:ilvl w:val="3"/>
          <w:numId w:val="25"/>
        </w:numPr>
      </w:pPr>
      <w:r>
        <w:t>Project Pe</w:t>
      </w:r>
      <w:r w:rsidR="007061AF">
        <w:t>rformance Assessment (Reviewer</w:t>
      </w:r>
      <w:r w:rsidR="00E66604">
        <w:t xml:space="preserve"> and Colleague “Both”</w:t>
      </w:r>
      <w:r w:rsidR="00824BE1">
        <w:t>)</w:t>
      </w:r>
    </w:p>
    <w:p w14:paraId="6BD2DAC7" w14:textId="77777777" w:rsidR="002F3C3D" w:rsidRDefault="002F3C3D" w:rsidP="00D33410">
      <w:pPr>
        <w:pStyle w:val="ListNumber2"/>
        <w:numPr>
          <w:ilvl w:val="4"/>
          <w:numId w:val="25"/>
        </w:numPr>
      </w:pPr>
      <w:r>
        <w:t>Provide instruction fo</w:t>
      </w:r>
      <w:r w:rsidR="00D15ABD">
        <w:t>r Project Performance Assessment</w:t>
      </w:r>
      <w:r>
        <w:t>.</w:t>
      </w:r>
    </w:p>
    <w:p w14:paraId="6BD2DAC8" w14:textId="77777777" w:rsidR="002F3C3D" w:rsidRDefault="002F3C3D" w:rsidP="00D33410">
      <w:pPr>
        <w:pStyle w:val="ListNumber2"/>
        <w:numPr>
          <w:ilvl w:val="4"/>
          <w:numId w:val="25"/>
        </w:numPr>
      </w:pPr>
      <w:r>
        <w:t xml:space="preserve">Include free form comments </w:t>
      </w:r>
      <w:r w:rsidR="00D15ABD">
        <w:t>section</w:t>
      </w:r>
      <w:r>
        <w:t>.</w:t>
      </w:r>
    </w:p>
    <w:p w14:paraId="6BD2DAC9" w14:textId="77777777" w:rsidR="00824BE1" w:rsidRDefault="00824BE1" w:rsidP="00D33410">
      <w:pPr>
        <w:pStyle w:val="ListNumber2"/>
        <w:numPr>
          <w:ilvl w:val="3"/>
          <w:numId w:val="25"/>
        </w:numPr>
      </w:pPr>
      <w:r>
        <w:t>Overall Sho</w:t>
      </w:r>
      <w:r w:rsidR="00E66604">
        <w:t xml:space="preserve">rt-Term Performance Evaluation </w:t>
      </w:r>
      <w:r w:rsidR="00E66604" w:rsidRPr="003E5018">
        <w:t xml:space="preserve">(Static content providing definition of the performance rating scale, </w:t>
      </w:r>
      <w:r w:rsidR="003E5018">
        <w:t>comments not required</w:t>
      </w:r>
      <w:r w:rsidR="003E5018" w:rsidRPr="003E5018">
        <w:t>.</w:t>
      </w:r>
    </w:p>
    <w:p w14:paraId="6BD2DACA" w14:textId="77777777" w:rsidR="003E5018" w:rsidRPr="003E5018" w:rsidRDefault="003E5018" w:rsidP="00C715A0">
      <w:pPr>
        <w:pStyle w:val="ListNumber2"/>
        <w:numPr>
          <w:ilvl w:val="4"/>
          <w:numId w:val="25"/>
        </w:numPr>
      </w:pPr>
      <w:r>
        <w:t>Include a free form comments</w:t>
      </w:r>
      <w:r w:rsidR="00D15ABD">
        <w:t>, c</w:t>
      </w:r>
      <w:r>
        <w:t>omments not required.</w:t>
      </w:r>
    </w:p>
    <w:p w14:paraId="6BD2DACB" w14:textId="77777777" w:rsidR="009D1047" w:rsidRDefault="009D1047" w:rsidP="00C715A0">
      <w:pPr>
        <w:pStyle w:val="ListNumber2"/>
        <w:numPr>
          <w:ilvl w:val="1"/>
          <w:numId w:val="25"/>
        </w:numPr>
      </w:pPr>
      <w:r>
        <w:t>The</w:t>
      </w:r>
      <w:r w:rsidR="00824BE1">
        <w:t xml:space="preserve"> Reviewer Composite Scores Section consists of the following Core Competencies</w:t>
      </w:r>
      <w:r>
        <w:t>, the Categories and contents should be copied exactly as they appear and the Self Rating and Reviewer Rating field should contain a numeral 1, 2, 3, 4 or 5 or an NA.</w:t>
      </w:r>
    </w:p>
    <w:p w14:paraId="6BD2DACC" w14:textId="77777777" w:rsidR="009D1047" w:rsidRDefault="009D1047" w:rsidP="00C715A0">
      <w:pPr>
        <w:pStyle w:val="ListNumber2"/>
        <w:numPr>
          <w:ilvl w:val="2"/>
          <w:numId w:val="25"/>
        </w:numPr>
      </w:pPr>
      <w:r>
        <w:t xml:space="preserve">NA is defined as Non-applicable, meaning that field does not apply to the </w:t>
      </w:r>
      <w:r w:rsidR="009F6E51">
        <w:t>counselee</w:t>
      </w:r>
      <w:r>
        <w:t xml:space="preserve"> being reviewed and is not taken into consideration in the composite score.</w:t>
      </w:r>
    </w:p>
    <w:p w14:paraId="6BD2DACD" w14:textId="77777777" w:rsidR="009D1047" w:rsidRDefault="009D1047" w:rsidP="00C715A0">
      <w:pPr>
        <w:pStyle w:val="ListNumber2"/>
        <w:numPr>
          <w:ilvl w:val="1"/>
          <w:numId w:val="25"/>
        </w:numPr>
      </w:pPr>
      <w:r>
        <w:t xml:space="preserve">The Composite score, see red oval in </w:t>
      </w:r>
      <w:r w:rsidR="000F540A">
        <w:t>figure 6.1</w:t>
      </w:r>
      <w:r>
        <w:t>, is an average of the scores within each evaluation section. This average is required for all Core Competencies listed below (ex. 3.0.4.1, 3.0.4.2).</w:t>
      </w:r>
    </w:p>
    <w:p w14:paraId="6BD2DACE" w14:textId="77777777" w:rsidR="009D1047" w:rsidRDefault="009D1047" w:rsidP="00C715A0">
      <w:pPr>
        <w:pStyle w:val="ListNumber2"/>
        <w:numPr>
          <w:ilvl w:val="1"/>
          <w:numId w:val="25"/>
        </w:numPr>
      </w:pPr>
      <w:r>
        <w:t>Provide definition for each</w:t>
      </w:r>
      <w:r w:rsidR="000F540A">
        <w:t xml:space="preserve"> below as seen in figure 6.1</w:t>
      </w:r>
      <w:r w:rsidR="00D15ABD">
        <w:t>, see Addendum A</w:t>
      </w:r>
      <w:r>
        <w:t>:</w:t>
      </w:r>
    </w:p>
    <w:p w14:paraId="6BD2DACF" w14:textId="77777777" w:rsidR="00824BE1" w:rsidRDefault="00824BE1" w:rsidP="00C715A0">
      <w:pPr>
        <w:pStyle w:val="ListNumber2"/>
        <w:numPr>
          <w:ilvl w:val="2"/>
          <w:numId w:val="25"/>
        </w:numPr>
      </w:pPr>
      <w:r>
        <w:t>Technical Abilities</w:t>
      </w:r>
    </w:p>
    <w:p w14:paraId="6BD2DAD0" w14:textId="77777777" w:rsidR="00E66604" w:rsidRDefault="00E66604" w:rsidP="00C715A0">
      <w:pPr>
        <w:pStyle w:val="ListNumber2"/>
        <w:numPr>
          <w:ilvl w:val="3"/>
          <w:numId w:val="25"/>
        </w:numPr>
      </w:pPr>
      <w:r>
        <w:t>Productivity</w:t>
      </w:r>
    </w:p>
    <w:p w14:paraId="6BD2DAD1" w14:textId="77777777" w:rsidR="00E66604" w:rsidRDefault="00E66604" w:rsidP="00C715A0">
      <w:pPr>
        <w:pStyle w:val="ListNumber2"/>
        <w:numPr>
          <w:ilvl w:val="3"/>
          <w:numId w:val="25"/>
        </w:numPr>
      </w:pPr>
      <w:r>
        <w:t>Quality</w:t>
      </w:r>
    </w:p>
    <w:p w14:paraId="6BD2DAD2" w14:textId="77777777" w:rsidR="00E66604" w:rsidRDefault="00E66604" w:rsidP="00C715A0">
      <w:pPr>
        <w:pStyle w:val="ListNumber2"/>
        <w:numPr>
          <w:ilvl w:val="3"/>
          <w:numId w:val="25"/>
        </w:numPr>
      </w:pPr>
      <w:r>
        <w:lastRenderedPageBreak/>
        <w:t>Results</w:t>
      </w:r>
    </w:p>
    <w:p w14:paraId="6BD2DAD3" w14:textId="77777777" w:rsidR="00E66604" w:rsidRDefault="00E66604" w:rsidP="00C715A0">
      <w:pPr>
        <w:pStyle w:val="ListNumber2"/>
        <w:numPr>
          <w:ilvl w:val="3"/>
          <w:numId w:val="25"/>
        </w:numPr>
      </w:pPr>
      <w:r>
        <w:t>Technical Skills</w:t>
      </w:r>
    </w:p>
    <w:p w14:paraId="6BD2DAD4" w14:textId="77777777" w:rsidR="00824BE1" w:rsidRDefault="00824BE1" w:rsidP="00C715A0">
      <w:pPr>
        <w:pStyle w:val="ListNumber2"/>
        <w:numPr>
          <w:ilvl w:val="2"/>
          <w:numId w:val="25"/>
        </w:numPr>
      </w:pPr>
      <w:r>
        <w:t>Consulting Skills</w:t>
      </w:r>
    </w:p>
    <w:p w14:paraId="6BD2DAD5" w14:textId="77777777" w:rsidR="00E66604" w:rsidRDefault="00E66604" w:rsidP="00C715A0">
      <w:pPr>
        <w:pStyle w:val="ListNumber2"/>
        <w:numPr>
          <w:ilvl w:val="3"/>
          <w:numId w:val="25"/>
        </w:numPr>
      </w:pPr>
      <w:r>
        <w:t>Adaptability</w:t>
      </w:r>
    </w:p>
    <w:p w14:paraId="6BD2DAD6" w14:textId="77777777" w:rsidR="00E66604" w:rsidRDefault="00E66604" w:rsidP="00C715A0">
      <w:pPr>
        <w:pStyle w:val="ListNumber2"/>
        <w:numPr>
          <w:ilvl w:val="3"/>
          <w:numId w:val="25"/>
        </w:numPr>
      </w:pPr>
      <w:r>
        <w:t>Communication</w:t>
      </w:r>
    </w:p>
    <w:p w14:paraId="6BD2DAD7" w14:textId="77777777" w:rsidR="00E66604" w:rsidRDefault="00E66604" w:rsidP="00C715A0">
      <w:pPr>
        <w:pStyle w:val="ListNumber2"/>
        <w:numPr>
          <w:ilvl w:val="3"/>
          <w:numId w:val="25"/>
        </w:numPr>
      </w:pPr>
      <w:r>
        <w:t>Interpersonal Skills</w:t>
      </w:r>
    </w:p>
    <w:p w14:paraId="6BD2DAD8" w14:textId="77777777" w:rsidR="00E66604" w:rsidRDefault="00E66604" w:rsidP="00C715A0">
      <w:pPr>
        <w:pStyle w:val="ListNumber2"/>
        <w:numPr>
          <w:ilvl w:val="3"/>
          <w:numId w:val="25"/>
        </w:numPr>
      </w:pPr>
      <w:r>
        <w:t>Core Consulting Skills</w:t>
      </w:r>
    </w:p>
    <w:p w14:paraId="6BD2DAD9" w14:textId="77777777" w:rsidR="00824BE1" w:rsidRDefault="00824BE1" w:rsidP="00C715A0">
      <w:pPr>
        <w:pStyle w:val="ListNumber2"/>
        <w:numPr>
          <w:ilvl w:val="2"/>
          <w:numId w:val="25"/>
        </w:numPr>
      </w:pPr>
      <w:r>
        <w:t>Professionalism</w:t>
      </w:r>
    </w:p>
    <w:p w14:paraId="6BD2DADA" w14:textId="77777777" w:rsidR="00E66604" w:rsidRDefault="00E66604" w:rsidP="00C715A0">
      <w:pPr>
        <w:pStyle w:val="ListNumber2"/>
        <w:numPr>
          <w:ilvl w:val="3"/>
          <w:numId w:val="25"/>
        </w:numPr>
      </w:pPr>
      <w:r>
        <w:t>Attitude</w:t>
      </w:r>
    </w:p>
    <w:p w14:paraId="6BD2DADB" w14:textId="77777777" w:rsidR="00E66604" w:rsidRDefault="00E66604" w:rsidP="00C715A0">
      <w:pPr>
        <w:pStyle w:val="ListNumber2"/>
        <w:numPr>
          <w:ilvl w:val="3"/>
          <w:numId w:val="25"/>
        </w:numPr>
      </w:pPr>
      <w:r>
        <w:t>Dependability</w:t>
      </w:r>
    </w:p>
    <w:p w14:paraId="6BD2DADC" w14:textId="77777777" w:rsidR="00E66604" w:rsidRDefault="00E66604" w:rsidP="00C715A0">
      <w:pPr>
        <w:pStyle w:val="ListNumber2"/>
        <w:numPr>
          <w:ilvl w:val="3"/>
          <w:numId w:val="25"/>
        </w:numPr>
      </w:pPr>
      <w:r>
        <w:t>Initiative</w:t>
      </w:r>
    </w:p>
    <w:p w14:paraId="6BD2DADD" w14:textId="77777777" w:rsidR="00E66604" w:rsidRDefault="009D1047" w:rsidP="00C715A0">
      <w:pPr>
        <w:pStyle w:val="ListNumber2"/>
        <w:numPr>
          <w:ilvl w:val="3"/>
          <w:numId w:val="25"/>
        </w:numPr>
      </w:pPr>
      <w:r>
        <w:t>Professionalism</w:t>
      </w:r>
    </w:p>
    <w:p w14:paraId="6BD2DADE" w14:textId="77777777" w:rsidR="00824BE1" w:rsidRDefault="00824BE1" w:rsidP="00C715A0">
      <w:pPr>
        <w:pStyle w:val="ListNumber2"/>
        <w:numPr>
          <w:ilvl w:val="2"/>
          <w:numId w:val="25"/>
        </w:numPr>
      </w:pPr>
      <w:r>
        <w:t>Leadership</w:t>
      </w:r>
    </w:p>
    <w:p w14:paraId="6BD2DADF" w14:textId="77777777" w:rsidR="00824BE1" w:rsidRDefault="00824BE1" w:rsidP="00C715A0">
      <w:pPr>
        <w:pStyle w:val="ListNumber2"/>
        <w:numPr>
          <w:ilvl w:val="2"/>
          <w:numId w:val="25"/>
        </w:numPr>
      </w:pPr>
      <w:r>
        <w:t>Teamwork</w:t>
      </w:r>
    </w:p>
    <w:p w14:paraId="6BD2DAE0" w14:textId="77777777" w:rsidR="00824BE1" w:rsidRDefault="00824BE1" w:rsidP="00C715A0">
      <w:pPr>
        <w:pStyle w:val="ListNumber2"/>
        <w:numPr>
          <w:ilvl w:val="1"/>
          <w:numId w:val="25"/>
        </w:numPr>
      </w:pPr>
      <w:r>
        <w:t>Carry this average from the Core Competencies sections to the fields of “Self” and “Reviewer” within the Reviewer Composite Score for both the Self Rating and the Reviewer.</w:t>
      </w:r>
    </w:p>
    <w:p w14:paraId="6BD2DAE1" w14:textId="77777777" w:rsidR="00AF73E6" w:rsidRDefault="00AF73E6" w:rsidP="00C715A0">
      <w:pPr>
        <w:pStyle w:val="ListNumber2"/>
        <w:numPr>
          <w:ilvl w:val="1"/>
          <w:numId w:val="25"/>
        </w:numPr>
      </w:pPr>
      <w:r>
        <w:t>The All section, see green oval, is an average of the scores carried down from the Core Competencies sections.</w:t>
      </w:r>
    </w:p>
    <w:p w14:paraId="6BD2DAE2" w14:textId="77777777" w:rsidR="001F1CE1" w:rsidRDefault="001F1CE1" w:rsidP="00C715A0">
      <w:pPr>
        <w:pStyle w:val="ListNumber2"/>
        <w:numPr>
          <w:ilvl w:val="1"/>
          <w:numId w:val="25"/>
        </w:numPr>
      </w:pPr>
      <w:r>
        <w:t xml:space="preserve">Overall Rating (Yellow Box as seen in </w:t>
      </w:r>
      <w:r w:rsidR="000F540A">
        <w:t>figure 6.1</w:t>
      </w:r>
      <w:r w:rsidR="00D15ABD">
        <w:t>, in Addendum A.</w:t>
      </w:r>
      <w:r>
        <w:t>) is a numeric only field requiring manual entry.</w:t>
      </w:r>
    </w:p>
    <w:p w14:paraId="6BD2DAE3" w14:textId="77777777" w:rsidR="001F1CE1" w:rsidRDefault="001F1CE1" w:rsidP="00C715A0">
      <w:pPr>
        <w:pStyle w:val="ListNumber2"/>
        <w:numPr>
          <w:ilvl w:val="2"/>
          <w:numId w:val="25"/>
        </w:numPr>
      </w:pPr>
      <w:r>
        <w:t xml:space="preserve">Include instruction provided in </w:t>
      </w:r>
      <w:r w:rsidR="000F540A">
        <w:t>figure 6.1</w:t>
      </w:r>
      <w:r w:rsidR="00D15ABD">
        <w:t>, in Addendum A,</w:t>
      </w:r>
      <w:r>
        <w:t xml:space="preserve"> under</w:t>
      </w:r>
      <w:r w:rsidR="00D15ABD">
        <w:t xml:space="preserve"> the</w:t>
      </w:r>
      <w:r>
        <w:t xml:space="preserve"> arrow.</w:t>
      </w:r>
    </w:p>
    <w:p w14:paraId="6BD2DAE4" w14:textId="77777777" w:rsidR="001F1CE1" w:rsidRDefault="001F1CE1" w:rsidP="00C715A0">
      <w:pPr>
        <w:pStyle w:val="ListNumber2"/>
        <w:numPr>
          <w:ilvl w:val="1"/>
          <w:numId w:val="25"/>
        </w:numPr>
      </w:pPr>
      <w:r>
        <w:t>Provide field for current date.</w:t>
      </w:r>
    </w:p>
    <w:p w14:paraId="6BD2DAE5" w14:textId="77777777" w:rsidR="001F1CE1" w:rsidRDefault="001F1CE1" w:rsidP="000E697D">
      <w:pPr>
        <w:pStyle w:val="ListNumber2"/>
        <w:numPr>
          <w:ilvl w:val="2"/>
          <w:numId w:val="25"/>
        </w:numPr>
      </w:pPr>
      <w:r>
        <w:t>Provide “Submit Final Form” button.</w:t>
      </w:r>
    </w:p>
    <w:p w14:paraId="6BD2DAE6" w14:textId="77777777" w:rsidR="001F1CE1" w:rsidRDefault="001F1CE1" w:rsidP="00C715A0">
      <w:pPr>
        <w:pStyle w:val="ListNumber2"/>
        <w:numPr>
          <w:ilvl w:val="1"/>
          <w:numId w:val="25"/>
        </w:numPr>
      </w:pPr>
      <w:r>
        <w:t xml:space="preserve">Include signature fields as seen in </w:t>
      </w:r>
      <w:r w:rsidR="000F540A">
        <w:t>figure 6.1</w:t>
      </w:r>
      <w:r w:rsidR="00D15ABD">
        <w:t>, in Addendum A</w:t>
      </w:r>
      <w:r>
        <w:t>.</w:t>
      </w:r>
    </w:p>
    <w:p w14:paraId="6BD2DAE7" w14:textId="77777777" w:rsidR="00E32B27" w:rsidRPr="00E32B27" w:rsidRDefault="000F540A" w:rsidP="00E32B27">
      <w:pPr>
        <w:pStyle w:val="ListNumber2"/>
        <w:numPr>
          <w:ilvl w:val="1"/>
          <w:numId w:val="25"/>
        </w:numPr>
        <w:rPr>
          <w:rFonts w:cs="Calibri"/>
          <w:szCs w:val="20"/>
        </w:rPr>
      </w:pPr>
      <w:r>
        <w:t xml:space="preserve">Calculation in the </w:t>
      </w:r>
      <w:r w:rsidRPr="007061AF">
        <w:t>red</w:t>
      </w:r>
      <w:r>
        <w:t xml:space="preserve"> </w:t>
      </w:r>
      <w:r w:rsidRPr="007061AF">
        <w:t>box</w:t>
      </w:r>
      <w:r>
        <w:t xml:space="preserve"> is an average of the Core Competencies averages carried down from above.</w:t>
      </w:r>
    </w:p>
    <w:p w14:paraId="6BD2DAE8" w14:textId="77777777" w:rsidR="007C2555" w:rsidRDefault="006B5E46" w:rsidP="006B5E46">
      <w:pPr>
        <w:pStyle w:val="Heading1"/>
        <w:numPr>
          <w:ilvl w:val="0"/>
          <w:numId w:val="25"/>
        </w:numPr>
        <w:ind w:right="-360"/>
      </w:pPr>
      <w:bookmarkStart w:id="30" w:name="_Toc368518186"/>
      <w:bookmarkStart w:id="31" w:name="_Toc368520524"/>
      <w:bookmarkStart w:id="32" w:name="_Toc350758007"/>
      <w:r>
        <w:t>360/</w:t>
      </w:r>
      <w:r w:rsidR="007C2555">
        <w:t>Peer Review Process</w:t>
      </w:r>
      <w:bookmarkEnd w:id="30"/>
      <w:bookmarkEnd w:id="31"/>
    </w:p>
    <w:p w14:paraId="6BD2DAE9" w14:textId="77777777" w:rsidR="007C2555" w:rsidRDefault="007C2555" w:rsidP="006B5E46">
      <w:pPr>
        <w:pStyle w:val="ListNumber2"/>
        <w:numPr>
          <w:ilvl w:val="1"/>
          <w:numId w:val="25"/>
        </w:numPr>
      </w:pPr>
      <w:r>
        <w:t xml:space="preserve">Replicate the current </w:t>
      </w:r>
      <w:r w:rsidR="0017019F">
        <w:t xml:space="preserve">form in Drupal. See </w:t>
      </w:r>
      <w:r w:rsidR="0090733A">
        <w:t>figure 7.0</w:t>
      </w:r>
      <w:r w:rsidR="00D15ABD">
        <w:t>, in Addendum A.</w:t>
      </w:r>
    </w:p>
    <w:p w14:paraId="6BD2DAEA" w14:textId="77777777" w:rsidR="000A69C5" w:rsidRDefault="002C5A55" w:rsidP="006B5E46">
      <w:pPr>
        <w:pStyle w:val="ListNumber2"/>
        <w:numPr>
          <w:ilvl w:val="1"/>
          <w:numId w:val="25"/>
        </w:numPr>
      </w:pPr>
      <w:r>
        <w:t>The following fields are completed by the Counselor</w:t>
      </w:r>
    </w:p>
    <w:p w14:paraId="6BD2DAEB" w14:textId="77777777" w:rsidR="002C5A55" w:rsidRDefault="002C5A55" w:rsidP="006B5E46">
      <w:pPr>
        <w:pStyle w:val="ListNumber2"/>
        <w:numPr>
          <w:ilvl w:val="2"/>
          <w:numId w:val="25"/>
        </w:numPr>
      </w:pPr>
      <w:r>
        <w:t>Colleague</w:t>
      </w:r>
    </w:p>
    <w:p w14:paraId="6BD2DAEC" w14:textId="77777777" w:rsidR="002C5A55" w:rsidRDefault="002C5A55" w:rsidP="006B5E46">
      <w:pPr>
        <w:pStyle w:val="ListNumber2"/>
        <w:numPr>
          <w:ilvl w:val="2"/>
          <w:numId w:val="25"/>
        </w:numPr>
      </w:pPr>
      <w:r>
        <w:t>Colleague’s Counselor</w:t>
      </w:r>
    </w:p>
    <w:p w14:paraId="6BD2DAED" w14:textId="77777777" w:rsidR="002C5A55" w:rsidRDefault="002C5A55" w:rsidP="006B5E46">
      <w:pPr>
        <w:pStyle w:val="ListNumber2"/>
        <w:numPr>
          <w:ilvl w:val="2"/>
          <w:numId w:val="25"/>
        </w:numPr>
      </w:pPr>
      <w:r>
        <w:t xml:space="preserve">Date </w:t>
      </w:r>
    </w:p>
    <w:p w14:paraId="6BD2DAEE" w14:textId="77777777" w:rsidR="002C5A55" w:rsidRDefault="002C5A55" w:rsidP="006B5E46">
      <w:pPr>
        <w:pStyle w:val="ListNumber2"/>
        <w:numPr>
          <w:ilvl w:val="2"/>
          <w:numId w:val="25"/>
        </w:numPr>
      </w:pPr>
      <w:r>
        <w:t xml:space="preserve">Project </w:t>
      </w:r>
    </w:p>
    <w:p w14:paraId="6BD2DAEF" w14:textId="77777777" w:rsidR="002C5A55" w:rsidRDefault="002C5A55" w:rsidP="006B5E46">
      <w:pPr>
        <w:pStyle w:val="ListNumber2"/>
        <w:numPr>
          <w:ilvl w:val="2"/>
          <w:numId w:val="25"/>
        </w:numPr>
      </w:pPr>
      <w:r>
        <w:lastRenderedPageBreak/>
        <w:t>Reviewer’s Role on Project.</w:t>
      </w:r>
    </w:p>
    <w:p w14:paraId="6BD2DAF0" w14:textId="77777777" w:rsidR="002C5A55" w:rsidRPr="005E1755" w:rsidRDefault="002C5A55" w:rsidP="006B5E46">
      <w:pPr>
        <w:pStyle w:val="ListNumber2"/>
        <w:numPr>
          <w:ilvl w:val="1"/>
          <w:numId w:val="25"/>
        </w:numPr>
        <w:rPr>
          <w:highlight w:val="yellow"/>
        </w:rPr>
      </w:pPr>
      <w:r>
        <w:t>The following field is completed by the reviewer and can be left blank</w:t>
      </w:r>
      <w:r>
        <w:tab/>
      </w:r>
      <w:r w:rsidR="005E1755">
        <w:t xml:space="preserve"> </w:t>
      </w:r>
      <w:r w:rsidR="005E1755" w:rsidRPr="005E1755">
        <w:rPr>
          <w:highlight w:val="yellow"/>
        </w:rPr>
        <w:t>-- not seen by the counselee – only visible by the counselor</w:t>
      </w:r>
    </w:p>
    <w:p w14:paraId="6BD2DAF1" w14:textId="77777777" w:rsidR="002C5A55" w:rsidRDefault="002C5A55" w:rsidP="006B5E46">
      <w:pPr>
        <w:pStyle w:val="ListNumber2"/>
        <w:numPr>
          <w:ilvl w:val="2"/>
          <w:numId w:val="25"/>
        </w:numPr>
      </w:pPr>
      <w:r>
        <w:t>Reviewer</w:t>
      </w:r>
    </w:p>
    <w:p w14:paraId="6BD2DAF2" w14:textId="77777777" w:rsidR="00F01907" w:rsidRDefault="00F01907" w:rsidP="006B5E46">
      <w:pPr>
        <w:pStyle w:val="ListNumber2"/>
        <w:numPr>
          <w:ilvl w:val="1"/>
          <w:numId w:val="25"/>
        </w:numPr>
      </w:pPr>
      <w:r>
        <w:t>The Reviewer is responsible for scoring the colleague’s Technical Abilities, Consulting Skills, Professionalism, Leadership and Teamwork score.</w:t>
      </w:r>
    </w:p>
    <w:p w14:paraId="6BD2DAF3" w14:textId="77777777" w:rsidR="001369A6" w:rsidRDefault="001369A6" w:rsidP="006B5E46">
      <w:pPr>
        <w:pStyle w:val="ListNumber2"/>
        <w:numPr>
          <w:ilvl w:val="2"/>
          <w:numId w:val="25"/>
        </w:numPr>
      </w:pPr>
      <w:r>
        <w:t xml:space="preserve"> Categories and contents should be copied exactly as they appear in the Reviewer Rating field </w:t>
      </w:r>
      <w:r w:rsidR="005E1755">
        <w:t xml:space="preserve">and </w:t>
      </w:r>
      <w:r>
        <w:t>should contain a numeral 1, 2, 3, 4 or 5 or an NA.</w:t>
      </w:r>
    </w:p>
    <w:p w14:paraId="6BD2DAF4" w14:textId="77777777" w:rsidR="001369A6" w:rsidRDefault="005E1755" w:rsidP="006B5E46">
      <w:pPr>
        <w:pStyle w:val="ListNumber2"/>
        <w:numPr>
          <w:ilvl w:val="2"/>
          <w:numId w:val="25"/>
        </w:numPr>
      </w:pPr>
      <w:r>
        <w:t>A comment is requited if anything other than a three is</w:t>
      </w:r>
      <w:r w:rsidR="001369A6">
        <w:t xml:space="preserve"> selected by the Reviewer, the comment is required.</w:t>
      </w:r>
    </w:p>
    <w:p w14:paraId="6BD2DAF5" w14:textId="77777777" w:rsidR="00C25317" w:rsidRDefault="00C25317" w:rsidP="006B5E46">
      <w:pPr>
        <w:pStyle w:val="ListNumber2"/>
        <w:numPr>
          <w:ilvl w:val="1"/>
          <w:numId w:val="25"/>
        </w:numPr>
      </w:pPr>
      <w:r>
        <w:t xml:space="preserve">Carry the score from the Composite Score sections, an average of the scores entered directly above, to the field called </w:t>
      </w:r>
      <w:r w:rsidR="004D45A4">
        <w:t>Reviewer Composite Score</w:t>
      </w:r>
      <w:r>
        <w:t xml:space="preserve">. As seen in the </w:t>
      </w:r>
      <w:r w:rsidR="0017019F">
        <w:t xml:space="preserve">red circle below in </w:t>
      </w:r>
      <w:r w:rsidR="0090733A">
        <w:t>figure 7.0</w:t>
      </w:r>
      <w:r w:rsidR="00D15ABD">
        <w:t>, in Addendum A</w:t>
      </w:r>
      <w:r>
        <w:t>.</w:t>
      </w:r>
    </w:p>
    <w:p w14:paraId="6BD2DAF6" w14:textId="77777777" w:rsidR="00C25317" w:rsidRDefault="00C25317" w:rsidP="006B5E46">
      <w:pPr>
        <w:pStyle w:val="ListNumber2"/>
        <w:numPr>
          <w:ilvl w:val="1"/>
          <w:numId w:val="25"/>
        </w:numPr>
      </w:pPr>
      <w:r>
        <w:t xml:space="preserve">The calculations in the </w:t>
      </w:r>
      <w:r w:rsidRPr="009F7139">
        <w:t>red box</w:t>
      </w:r>
      <w:r>
        <w:t xml:space="preserve"> within</w:t>
      </w:r>
      <w:r w:rsidR="0017019F">
        <w:t xml:space="preserve"> then red circle in </w:t>
      </w:r>
      <w:r w:rsidR="0090733A">
        <w:t>figure 7.0</w:t>
      </w:r>
      <w:r w:rsidR="00D15ABD">
        <w:t>, in Addendum A,</w:t>
      </w:r>
      <w:r>
        <w:t xml:space="preserve"> are an average of the scores directly above, or an average of the scores from the Composite Scores.</w:t>
      </w:r>
    </w:p>
    <w:p w14:paraId="6BD2DAF7" w14:textId="77777777" w:rsidR="00C25317" w:rsidRDefault="00C25317" w:rsidP="006B5E46">
      <w:pPr>
        <w:pStyle w:val="ListNumber2"/>
        <w:numPr>
          <w:ilvl w:val="1"/>
          <w:numId w:val="25"/>
        </w:numPr>
      </w:pPr>
      <w:r>
        <w:t>The overall rating field</w:t>
      </w:r>
      <w:r w:rsidR="0017019F">
        <w:t xml:space="preserve">, seen in yellow in </w:t>
      </w:r>
      <w:r w:rsidR="0090733A">
        <w:t>Figure 7.0</w:t>
      </w:r>
      <w:r w:rsidR="00D15ABD">
        <w:t>, in Addendum A,</w:t>
      </w:r>
      <w:r>
        <w:t xml:space="preserve"> is a numeric free form field and must be completed by the Reviewer.</w:t>
      </w:r>
    </w:p>
    <w:p w14:paraId="6BD2DAF8" w14:textId="77777777" w:rsidR="00C25317" w:rsidRDefault="00C25317" w:rsidP="006B5E46">
      <w:pPr>
        <w:pStyle w:val="ListNumber2"/>
        <w:numPr>
          <w:ilvl w:val="1"/>
          <w:numId w:val="25"/>
        </w:numPr>
      </w:pPr>
      <w:r>
        <w:t xml:space="preserve">The form needs to have free form field for </w:t>
      </w:r>
      <w:r w:rsidR="003D245F">
        <w:t>Reviewer</w:t>
      </w:r>
      <w:r>
        <w:t xml:space="preserve"> comments</w:t>
      </w:r>
    </w:p>
    <w:p w14:paraId="6BD2DAF9" w14:textId="77777777" w:rsidR="00E32B27" w:rsidRDefault="00C25317" w:rsidP="00E32B27">
      <w:pPr>
        <w:pStyle w:val="ListNumber2"/>
        <w:ind w:left="360"/>
      </w:pPr>
      <w:r>
        <w:t>The form needs to have a</w:t>
      </w:r>
      <w:r w:rsidR="003D245F">
        <w:t xml:space="preserve"> non-required</w:t>
      </w:r>
      <w:r>
        <w:t xml:space="preserve"> signature</w:t>
      </w:r>
      <w:r w:rsidR="003D245F">
        <w:t xml:space="preserve"> and date</w:t>
      </w:r>
      <w:r>
        <w:t xml:space="preserve"> field</w:t>
      </w:r>
      <w:r w:rsidR="003D245F">
        <w:t xml:space="preserve"> for the Reviewer.</w:t>
      </w:r>
      <w:bookmarkEnd w:id="32"/>
    </w:p>
    <w:p w14:paraId="6BD2DAFA" w14:textId="77777777" w:rsidR="00E67A50" w:rsidRPr="009B53A5" w:rsidRDefault="00967646" w:rsidP="009B53A5">
      <w:pPr>
        <w:pStyle w:val="Heading1"/>
        <w:numPr>
          <w:ilvl w:val="0"/>
          <w:numId w:val="25"/>
        </w:numPr>
        <w:ind w:right="-360"/>
      </w:pPr>
      <w:bookmarkStart w:id="33" w:name="_Toc368518187"/>
      <w:r>
        <w:t xml:space="preserve">Users Notifications and Interactions </w:t>
      </w:r>
    </w:p>
    <w:p w14:paraId="6BD2DAFB" w14:textId="77777777" w:rsidR="00855786" w:rsidRDefault="00967646" w:rsidP="00E67A50">
      <w:pPr>
        <w:pStyle w:val="ListNumber2"/>
        <w:numPr>
          <w:ilvl w:val="1"/>
          <w:numId w:val="25"/>
        </w:numPr>
      </w:pPr>
      <w:r>
        <w:t xml:space="preserve">When a Counselor or Counselee begins </w:t>
      </w:r>
      <w:r w:rsidR="00855786">
        <w:t>a new</w:t>
      </w:r>
      <w:r>
        <w:t xml:space="preserve"> review</w:t>
      </w:r>
      <w:r w:rsidR="00E67A50">
        <w:t xml:space="preserve"> the s</w:t>
      </w:r>
      <w:r w:rsidR="00855786">
        <w:t>tatus = New Review Started</w:t>
      </w:r>
      <w:r w:rsidR="00E67A50">
        <w:t xml:space="preserve"> and a notification is sent to both the counselor and counselee.</w:t>
      </w:r>
    </w:p>
    <w:p w14:paraId="6BD2DAFC" w14:textId="77777777" w:rsidR="00E67A50" w:rsidRDefault="00E67A50" w:rsidP="00E67A50">
      <w:pPr>
        <w:pStyle w:val="ListNumber2"/>
        <w:numPr>
          <w:ilvl w:val="2"/>
          <w:numId w:val="25"/>
        </w:numPr>
      </w:pPr>
      <w:r>
        <w:t>Content for notification:</w:t>
      </w:r>
    </w:p>
    <w:p w14:paraId="6BD2DAFD" w14:textId="77777777" w:rsidR="00E67A50" w:rsidRDefault="00E67A50" w:rsidP="00E67A50">
      <w:pPr>
        <w:pStyle w:val="ListNumber2"/>
        <w:numPr>
          <w:ilvl w:val="3"/>
          <w:numId w:val="25"/>
        </w:numPr>
      </w:pPr>
      <w:r>
        <w:t>Subject Line: Enterprise Review Notification</w:t>
      </w:r>
    </w:p>
    <w:p w14:paraId="6BD2DAFE" w14:textId="77777777" w:rsidR="00E67A50" w:rsidRDefault="00E67A50" w:rsidP="00E67A50">
      <w:pPr>
        <w:pStyle w:val="ListNumber2"/>
        <w:numPr>
          <w:ilvl w:val="3"/>
          <w:numId w:val="25"/>
        </w:numPr>
      </w:pPr>
      <w:r>
        <w:t>Body: This is automatically generated email to notify you that a new review has been started &lt;for&gt; and is currently in New Review Stated status.</w:t>
      </w:r>
    </w:p>
    <w:p w14:paraId="6BD2DAFF" w14:textId="77777777" w:rsidR="00967646" w:rsidRDefault="00855786" w:rsidP="00967646">
      <w:pPr>
        <w:pStyle w:val="ListNumber2"/>
        <w:numPr>
          <w:ilvl w:val="1"/>
          <w:numId w:val="25"/>
        </w:numPr>
      </w:pPr>
      <w:r>
        <w:t>When the reviews are being edited by the counselee, counselor or the peers the status = Review in Draft</w:t>
      </w:r>
    </w:p>
    <w:p w14:paraId="6BD2DB00" w14:textId="77777777" w:rsidR="00855786" w:rsidRDefault="00855786" w:rsidP="00967646">
      <w:pPr>
        <w:pStyle w:val="ListNumber2"/>
        <w:numPr>
          <w:ilvl w:val="1"/>
          <w:numId w:val="25"/>
        </w:numPr>
      </w:pPr>
      <w:r>
        <w:t>When the review has been submitted to the counselor by the peer or the counselee the status = Review by Counselor</w:t>
      </w:r>
    </w:p>
    <w:p w14:paraId="6BD2DB01" w14:textId="77777777" w:rsidR="00855786" w:rsidRDefault="00855786" w:rsidP="00967646">
      <w:pPr>
        <w:pStyle w:val="ListNumber2"/>
        <w:numPr>
          <w:ilvl w:val="1"/>
          <w:numId w:val="25"/>
        </w:numPr>
      </w:pPr>
      <w:r>
        <w:t>When the counselor has approved the review the status = Approved by Counselor</w:t>
      </w:r>
    </w:p>
    <w:p w14:paraId="6BD2DB02" w14:textId="77777777" w:rsidR="00855786" w:rsidRDefault="00855786" w:rsidP="00855786">
      <w:pPr>
        <w:pStyle w:val="ListNumber2"/>
        <w:numPr>
          <w:ilvl w:val="2"/>
          <w:numId w:val="25"/>
        </w:numPr>
      </w:pPr>
      <w:r>
        <w:t>At this time a notification should be sent to the counselee of the status so he/she can expect a meeting notification from the counselor.</w:t>
      </w:r>
    </w:p>
    <w:p w14:paraId="6BD2DB03" w14:textId="77777777" w:rsidR="00C65B7A" w:rsidRDefault="00C65B7A" w:rsidP="00C65B7A">
      <w:pPr>
        <w:pStyle w:val="ListNumber2"/>
        <w:numPr>
          <w:ilvl w:val="2"/>
          <w:numId w:val="25"/>
        </w:numPr>
      </w:pPr>
      <w:r>
        <w:t>Content for notification:</w:t>
      </w:r>
    </w:p>
    <w:p w14:paraId="6BD2DB04" w14:textId="77777777" w:rsidR="00C65B7A" w:rsidRDefault="00C65B7A" w:rsidP="00C65B7A">
      <w:pPr>
        <w:pStyle w:val="ListNumber2"/>
        <w:numPr>
          <w:ilvl w:val="3"/>
          <w:numId w:val="25"/>
        </w:numPr>
      </w:pPr>
      <w:r>
        <w:t>Subject Line: Enterprise Review Notification</w:t>
      </w:r>
    </w:p>
    <w:p w14:paraId="6BD2DB05" w14:textId="77777777" w:rsidR="00C65B7A" w:rsidRDefault="00C65B7A" w:rsidP="00C65B7A">
      <w:pPr>
        <w:pStyle w:val="ListNumber2"/>
        <w:numPr>
          <w:ilvl w:val="3"/>
          <w:numId w:val="25"/>
        </w:numPr>
      </w:pPr>
      <w:r>
        <w:lastRenderedPageBreak/>
        <w:t>Body: This is automaticall</w:t>
      </w:r>
      <w:r w:rsidR="00D15ABD">
        <w:t>y generated email to notify you</w:t>
      </w:r>
      <w:r>
        <w:t xml:space="preserve"> that the review &lt;for&gt; has been approved by your career counselor. </w:t>
      </w:r>
    </w:p>
    <w:p w14:paraId="6BD2DB06" w14:textId="77777777" w:rsidR="00855786" w:rsidRDefault="00855786" w:rsidP="00855786">
      <w:pPr>
        <w:pStyle w:val="ListNumber2"/>
        <w:numPr>
          <w:ilvl w:val="2"/>
          <w:numId w:val="25"/>
        </w:numPr>
      </w:pPr>
      <w:r>
        <w:t>Upon the counselor and counselee meeting and reviewing the review, counselor submits to the GM.</w:t>
      </w:r>
    </w:p>
    <w:p w14:paraId="6BD2DB07" w14:textId="77777777" w:rsidR="00855786" w:rsidRDefault="00855786" w:rsidP="00967646">
      <w:pPr>
        <w:pStyle w:val="ListNumber2"/>
        <w:numPr>
          <w:ilvl w:val="1"/>
          <w:numId w:val="25"/>
        </w:numPr>
      </w:pPr>
      <w:r>
        <w:t>When the counselor has submitted to the GM for review status = GM Review</w:t>
      </w:r>
      <w:r w:rsidR="00C65B7A">
        <w:t xml:space="preserve">. </w:t>
      </w:r>
    </w:p>
    <w:p w14:paraId="6BD2DB08" w14:textId="77777777" w:rsidR="00C65B7A" w:rsidRDefault="00C65B7A" w:rsidP="00C65B7A">
      <w:pPr>
        <w:pStyle w:val="ListNumber2"/>
        <w:numPr>
          <w:ilvl w:val="2"/>
          <w:numId w:val="25"/>
        </w:numPr>
      </w:pPr>
      <w:r>
        <w:t>At this time a notification is sent to the counselor and counselee.</w:t>
      </w:r>
    </w:p>
    <w:p w14:paraId="6BD2DB09" w14:textId="77777777" w:rsidR="00C65B7A" w:rsidRDefault="00C65B7A" w:rsidP="00C65B7A">
      <w:pPr>
        <w:pStyle w:val="ListNumber2"/>
        <w:numPr>
          <w:ilvl w:val="2"/>
          <w:numId w:val="25"/>
        </w:numPr>
      </w:pPr>
      <w:r>
        <w:t>Content for notification:</w:t>
      </w:r>
    </w:p>
    <w:p w14:paraId="6BD2DB0A" w14:textId="77777777" w:rsidR="00C65B7A" w:rsidRDefault="00C65B7A" w:rsidP="00C65B7A">
      <w:pPr>
        <w:pStyle w:val="ListNumber2"/>
        <w:numPr>
          <w:ilvl w:val="3"/>
          <w:numId w:val="25"/>
        </w:numPr>
      </w:pPr>
      <w:r>
        <w:t>Subject Line: Enterprise Review Notification</w:t>
      </w:r>
    </w:p>
    <w:p w14:paraId="6BD2DB0B" w14:textId="77777777" w:rsidR="00C65B7A" w:rsidRDefault="00C65B7A" w:rsidP="00C65B7A">
      <w:pPr>
        <w:pStyle w:val="ListNumber2"/>
        <w:numPr>
          <w:ilvl w:val="3"/>
          <w:numId w:val="25"/>
        </w:numPr>
      </w:pPr>
      <w:r>
        <w:t>Body: This is automatically generated email to notify you that the review &lt;for&gt; and is currently in GM Review status.</w:t>
      </w:r>
    </w:p>
    <w:p w14:paraId="6BD2DB0C" w14:textId="77777777" w:rsidR="00855786" w:rsidRDefault="00855786" w:rsidP="00855786">
      <w:pPr>
        <w:pStyle w:val="ListNumber2"/>
        <w:numPr>
          <w:ilvl w:val="1"/>
          <w:numId w:val="25"/>
        </w:numPr>
      </w:pPr>
      <w:r>
        <w:t>When the GM has reviewed and approved the review status = GM Approve</w:t>
      </w:r>
    </w:p>
    <w:p w14:paraId="6BD2DB0D" w14:textId="77777777" w:rsidR="00855786" w:rsidRDefault="00855786" w:rsidP="00855786">
      <w:pPr>
        <w:pStyle w:val="ListNumber2"/>
        <w:numPr>
          <w:ilvl w:val="2"/>
          <w:numId w:val="25"/>
        </w:numPr>
      </w:pPr>
      <w:r>
        <w:t>At this time a notification is sent to the counselee and counselor</w:t>
      </w:r>
      <w:r w:rsidR="00C65B7A">
        <w:t>.</w:t>
      </w:r>
    </w:p>
    <w:p w14:paraId="6BD2DB0E" w14:textId="77777777" w:rsidR="00C65B7A" w:rsidRDefault="00C65B7A" w:rsidP="00C65B7A">
      <w:pPr>
        <w:pStyle w:val="ListNumber2"/>
        <w:numPr>
          <w:ilvl w:val="2"/>
          <w:numId w:val="25"/>
        </w:numPr>
      </w:pPr>
      <w:r>
        <w:t>Content for notification:</w:t>
      </w:r>
    </w:p>
    <w:p w14:paraId="6BD2DB0F" w14:textId="77777777" w:rsidR="00C65B7A" w:rsidRDefault="00C65B7A" w:rsidP="00C65B7A">
      <w:pPr>
        <w:pStyle w:val="ListNumber2"/>
        <w:numPr>
          <w:ilvl w:val="3"/>
          <w:numId w:val="25"/>
        </w:numPr>
      </w:pPr>
      <w:r>
        <w:t>Subject Line: Enterprise Review Notification</w:t>
      </w:r>
    </w:p>
    <w:p w14:paraId="6BD2DB10" w14:textId="77777777" w:rsidR="00C65B7A" w:rsidRDefault="00C65B7A" w:rsidP="00C65B7A">
      <w:pPr>
        <w:pStyle w:val="ListNumber2"/>
        <w:numPr>
          <w:ilvl w:val="3"/>
          <w:numId w:val="25"/>
        </w:numPr>
      </w:pPr>
      <w:r>
        <w:t>Body: This is automatically generated email to notify you that the &lt;for&gt; and is currently approved by the GM.</w:t>
      </w:r>
    </w:p>
    <w:p w14:paraId="6BD2DB11" w14:textId="77777777" w:rsidR="00855786" w:rsidRDefault="00855786" w:rsidP="00855786">
      <w:pPr>
        <w:pStyle w:val="ListNumber2"/>
        <w:numPr>
          <w:ilvl w:val="1"/>
          <w:numId w:val="25"/>
        </w:numPr>
      </w:pPr>
      <w:r>
        <w:t xml:space="preserve">If the GM has reviewed the review and has NOT accepted the review, the status is changed to Review </w:t>
      </w:r>
      <w:r w:rsidR="00C65B7A">
        <w:t>by Counselor.</w:t>
      </w:r>
    </w:p>
    <w:p w14:paraId="6BD2DB12" w14:textId="77777777" w:rsidR="00C65B7A" w:rsidRDefault="00C65B7A" w:rsidP="00C65B7A">
      <w:pPr>
        <w:pStyle w:val="ListNumber2"/>
        <w:numPr>
          <w:ilvl w:val="2"/>
          <w:numId w:val="25"/>
        </w:numPr>
      </w:pPr>
      <w:r>
        <w:t>Content for notification:</w:t>
      </w:r>
    </w:p>
    <w:p w14:paraId="6BD2DB13" w14:textId="77777777" w:rsidR="00C65B7A" w:rsidRDefault="00C65B7A" w:rsidP="00C65B7A">
      <w:pPr>
        <w:pStyle w:val="ListNumber2"/>
        <w:numPr>
          <w:ilvl w:val="3"/>
          <w:numId w:val="25"/>
        </w:numPr>
      </w:pPr>
      <w:r>
        <w:t>Subject Line: Enterprise Review Notification</w:t>
      </w:r>
    </w:p>
    <w:p w14:paraId="6BD2DB14" w14:textId="77777777" w:rsidR="00C65B7A" w:rsidRDefault="00C65B7A" w:rsidP="00C65B7A">
      <w:pPr>
        <w:pStyle w:val="ListNumber2"/>
        <w:numPr>
          <w:ilvl w:val="3"/>
          <w:numId w:val="25"/>
        </w:numPr>
      </w:pPr>
      <w:r>
        <w:t>Body: This is automatically generated email to notify you that the review &lt;for&gt; and is currently requiring more work and is in the Review by Counselor status.</w:t>
      </w:r>
    </w:p>
    <w:p w14:paraId="6BD2DB15" w14:textId="77777777" w:rsidR="00D15ABD" w:rsidRPr="00D15ABD" w:rsidRDefault="00D15ABD" w:rsidP="00E71DD6">
      <w:pPr>
        <w:pStyle w:val="Heading1"/>
        <w:numPr>
          <w:ilvl w:val="0"/>
          <w:numId w:val="25"/>
        </w:numPr>
        <w:ind w:right="-360"/>
      </w:pPr>
      <w:r>
        <w:t>General System Requirements</w:t>
      </w:r>
    </w:p>
    <w:p w14:paraId="6BD2DB16" w14:textId="77777777" w:rsidR="00E71DD6" w:rsidRDefault="00E71DD6" w:rsidP="00E71DD6">
      <w:pPr>
        <w:pStyle w:val="ListNumber2"/>
        <w:numPr>
          <w:ilvl w:val="1"/>
          <w:numId w:val="25"/>
        </w:numPr>
      </w:pPr>
      <w:r>
        <w:t>The system shall have a login in screen</w:t>
      </w:r>
    </w:p>
    <w:p w14:paraId="6BD2DB17" w14:textId="77777777" w:rsidR="00E71DD6" w:rsidRDefault="00E71DD6" w:rsidP="00E71DD6">
      <w:pPr>
        <w:pStyle w:val="ListNumber2"/>
        <w:numPr>
          <w:ilvl w:val="1"/>
          <w:numId w:val="25"/>
        </w:numPr>
      </w:pPr>
      <w:r>
        <w:t>The system shall have a drop down menu listing the variety of reviews, as seen in Figure, 4.0, in Addendum A.</w:t>
      </w:r>
    </w:p>
    <w:p w14:paraId="6BD2DB18" w14:textId="77777777" w:rsidR="00E71DD6" w:rsidRDefault="00E71DD6" w:rsidP="00E71DD6">
      <w:pPr>
        <w:pStyle w:val="ListNumber2"/>
        <w:numPr>
          <w:ilvl w:val="1"/>
          <w:numId w:val="25"/>
        </w:numPr>
      </w:pPr>
      <w:r>
        <w:t>The system shall allow the counselor, counselee or General Manager to view historical reviews.</w:t>
      </w:r>
    </w:p>
    <w:p w14:paraId="6BD2DB19" w14:textId="77777777" w:rsidR="00E71DD6" w:rsidRDefault="00E71DD6" w:rsidP="00E71DD6">
      <w:pPr>
        <w:pStyle w:val="ListNumber2"/>
        <w:numPr>
          <w:ilvl w:val="1"/>
          <w:numId w:val="25"/>
        </w:numPr>
      </w:pPr>
      <w:r>
        <w:t>When a user, a counselor or counselee begins a review, the system should save the review in draft mode, until approved, so the user can access the review throughout the year.</w:t>
      </w:r>
    </w:p>
    <w:p w14:paraId="6BD2DB1A" w14:textId="77777777" w:rsidR="00E32B27" w:rsidRDefault="00E71DD6" w:rsidP="00E32B27">
      <w:pPr>
        <w:pStyle w:val="ListNumber2"/>
        <w:numPr>
          <w:ilvl w:val="2"/>
          <w:numId w:val="25"/>
        </w:numPr>
      </w:pPr>
      <w:r>
        <w:t xml:space="preserve">The system shall have an approve button for the counselor and counselee to </w:t>
      </w:r>
      <w:r w:rsidR="00E32B27">
        <w:t>use one a review has been completed and is ready for the next part of the process. See figure 2.0, in Addendum A.</w:t>
      </w:r>
    </w:p>
    <w:p w14:paraId="6BD2DB1B" w14:textId="77777777" w:rsidR="00FA6CCB" w:rsidRDefault="00FA6CCB" w:rsidP="00FA6CCB">
      <w:pPr>
        <w:pStyle w:val="ListNumber2"/>
        <w:numPr>
          <w:ilvl w:val="1"/>
          <w:numId w:val="25"/>
        </w:numPr>
      </w:pPr>
      <w:r>
        <w:t>The system should allow for certain comments to be flagged, resulting in only the counselor being able to see those comments</w:t>
      </w:r>
    </w:p>
    <w:p w14:paraId="6BD2DB1C" w14:textId="77777777" w:rsidR="00FB60E1" w:rsidRDefault="000549DC" w:rsidP="00FA6CCB">
      <w:pPr>
        <w:pStyle w:val="ListNumber2"/>
        <w:numPr>
          <w:ilvl w:val="1"/>
          <w:numId w:val="25"/>
        </w:numPr>
      </w:pPr>
      <w:r>
        <w:t>The system to allow the counselor to select multiple counselees on their anniversary dates for reviews</w:t>
      </w:r>
    </w:p>
    <w:p w14:paraId="6BD2DB1D" w14:textId="77777777" w:rsidR="000549DC" w:rsidRDefault="00166465" w:rsidP="00FA6CCB">
      <w:pPr>
        <w:pStyle w:val="ListNumber2"/>
        <w:numPr>
          <w:ilvl w:val="1"/>
          <w:numId w:val="25"/>
        </w:numPr>
      </w:pPr>
      <w:r>
        <w:lastRenderedPageBreak/>
        <w:t>No one has the ability to delete reviews.</w:t>
      </w:r>
    </w:p>
    <w:p w14:paraId="6BD2DB1E" w14:textId="77777777" w:rsidR="00FB60E1" w:rsidRDefault="00FB60E1" w:rsidP="00FB60E1">
      <w:pPr>
        <w:pStyle w:val="Heading1"/>
        <w:numPr>
          <w:ilvl w:val="0"/>
          <w:numId w:val="25"/>
        </w:numPr>
        <w:ind w:right="-360"/>
      </w:pPr>
      <w:r>
        <w:t xml:space="preserve"> Additional Requirements based on Iteration Reviews.</w:t>
      </w:r>
    </w:p>
    <w:p w14:paraId="6BD2DB1F" w14:textId="237CA3BA" w:rsidR="00FB60E1" w:rsidRDefault="00FB60E1" w:rsidP="00FB60E1">
      <w:pPr>
        <w:pStyle w:val="ListNumber2"/>
        <w:numPr>
          <w:ilvl w:val="1"/>
          <w:numId w:val="25"/>
        </w:numPr>
      </w:pPr>
      <w:r>
        <w:t>During the peer review selection process</w:t>
      </w:r>
      <w:r w:rsidR="00791155">
        <w:t xml:space="preserve"> – See Figure 8.0</w:t>
      </w:r>
    </w:p>
    <w:p w14:paraId="6BD2DB20" w14:textId="77777777" w:rsidR="00FB60E1" w:rsidRDefault="00FB60E1" w:rsidP="00FB60E1">
      <w:pPr>
        <w:pStyle w:val="ListNumber2"/>
        <w:numPr>
          <w:ilvl w:val="2"/>
          <w:numId w:val="25"/>
        </w:numPr>
      </w:pPr>
      <w:r>
        <w:t>Change the section from the right side of the box to the left side of the box.</w:t>
      </w:r>
    </w:p>
    <w:p w14:paraId="6BD2DB21" w14:textId="77777777" w:rsidR="00FB60E1" w:rsidRDefault="00FB60E1" w:rsidP="00FB60E1">
      <w:pPr>
        <w:pStyle w:val="ListNumber2"/>
        <w:numPr>
          <w:ilvl w:val="2"/>
          <w:numId w:val="25"/>
        </w:numPr>
      </w:pPr>
      <w:r>
        <w:t>The user should be able to see the entire list of peers in the left side of the box.</w:t>
      </w:r>
    </w:p>
    <w:p w14:paraId="6BD2DB22" w14:textId="77777777" w:rsidR="00FB60E1" w:rsidRDefault="00FB60E1" w:rsidP="00FB60E1">
      <w:pPr>
        <w:pStyle w:val="ListNumber2"/>
        <w:numPr>
          <w:ilvl w:val="2"/>
          <w:numId w:val="25"/>
        </w:numPr>
      </w:pPr>
      <w:r>
        <w:t>They system should hinder the user from deleting a peer after selecting them and choosing the submit button.</w:t>
      </w:r>
    </w:p>
    <w:p w14:paraId="6BD2DB23" w14:textId="77777777" w:rsidR="00FB60E1" w:rsidRDefault="00FB60E1" w:rsidP="00FB60E1">
      <w:pPr>
        <w:pStyle w:val="ListNumber2"/>
        <w:numPr>
          <w:ilvl w:val="2"/>
          <w:numId w:val="25"/>
        </w:numPr>
      </w:pPr>
      <w:r>
        <w:t>If the user wants to add additional peers after the submit butter has been selected, the follow requirements are needed:</w:t>
      </w:r>
      <w:r>
        <w:tab/>
      </w:r>
    </w:p>
    <w:p w14:paraId="6BD2DB24" w14:textId="77777777" w:rsidR="00FB60E1" w:rsidRDefault="00FB60E1" w:rsidP="00FB60E1">
      <w:pPr>
        <w:pStyle w:val="ListNumber2"/>
        <w:numPr>
          <w:ilvl w:val="3"/>
          <w:numId w:val="25"/>
        </w:numPr>
      </w:pPr>
      <w:r>
        <w:t>Any peers already selected do not show in the peer selection box on the left.</w:t>
      </w:r>
    </w:p>
    <w:p w14:paraId="6BD2DB25" w14:textId="77777777" w:rsidR="00FB60E1" w:rsidRDefault="00FB60E1" w:rsidP="00FB60E1">
      <w:pPr>
        <w:pStyle w:val="ListNumber2"/>
        <w:numPr>
          <w:ilvl w:val="3"/>
          <w:numId w:val="25"/>
        </w:numPr>
      </w:pPr>
      <w:r>
        <w:t>Any peers not already selected can be added, requiring the user to hit the submit button.</w:t>
      </w:r>
    </w:p>
    <w:p w14:paraId="6BD2DB26" w14:textId="77777777" w:rsidR="00FB60E1" w:rsidRDefault="00FB60E1" w:rsidP="00FB60E1">
      <w:pPr>
        <w:pStyle w:val="ListNumber2"/>
        <w:numPr>
          <w:ilvl w:val="1"/>
          <w:numId w:val="25"/>
        </w:numPr>
      </w:pPr>
      <w:r>
        <w:t>During the Annual Review</w:t>
      </w:r>
    </w:p>
    <w:p w14:paraId="6BD2DB27" w14:textId="77777777" w:rsidR="00FB60E1" w:rsidRDefault="00FB60E1" w:rsidP="00FB60E1">
      <w:pPr>
        <w:pStyle w:val="ListNumber2"/>
        <w:numPr>
          <w:ilvl w:val="2"/>
          <w:numId w:val="25"/>
        </w:numPr>
      </w:pPr>
      <w:r>
        <w:t>Project information from the project reviews completed thru the year should auto populate</w:t>
      </w:r>
    </w:p>
    <w:p w14:paraId="6BD2DB28" w14:textId="77777777" w:rsidR="001E6010" w:rsidRDefault="001E6010" w:rsidP="001E6010">
      <w:pPr>
        <w:pStyle w:val="ListNumber2"/>
        <w:numPr>
          <w:ilvl w:val="3"/>
          <w:numId w:val="25"/>
        </w:numPr>
      </w:pPr>
      <w:r w:rsidRPr="001E6010">
        <w:t>Need to include Name of the client and Start and End date on the form</w:t>
      </w:r>
    </w:p>
    <w:p w14:paraId="6BD2DB29" w14:textId="77777777" w:rsidR="00FB60E1" w:rsidRDefault="00FB60E1" w:rsidP="00FB60E1">
      <w:pPr>
        <w:pStyle w:val="ListNumber2"/>
        <w:numPr>
          <w:ilvl w:val="2"/>
          <w:numId w:val="25"/>
        </w:numPr>
      </w:pPr>
      <w:r>
        <w:t>The user should have the ability to add additional projects manually</w:t>
      </w:r>
    </w:p>
    <w:p w14:paraId="6BD2DB2A" w14:textId="77777777" w:rsidR="00FB60E1" w:rsidRDefault="00FB60E1" w:rsidP="00D170C1">
      <w:pPr>
        <w:pStyle w:val="ListNumber2"/>
        <w:numPr>
          <w:ilvl w:val="2"/>
          <w:numId w:val="25"/>
        </w:numPr>
      </w:pPr>
      <w:r>
        <w:t xml:space="preserve">The </w:t>
      </w:r>
      <w:r w:rsidRPr="00FB60E1">
        <w:rPr>
          <w:highlight w:val="yellow"/>
        </w:rPr>
        <w:t>Yellow Box</w:t>
      </w:r>
      <w:r>
        <w:t xml:space="preserve"> – Overall Rating </w:t>
      </w:r>
      <w:r w:rsidR="00894D4F">
        <w:t>as seen in Figure 4.2 -</w:t>
      </w:r>
      <w:r>
        <w:t xml:space="preserve"> should be auto-populated in the </w:t>
      </w:r>
      <w:r w:rsidR="00D170C1">
        <w:t>Rating field of the Annual review. This must be a whole number and cannot be changed and is for display purposes only.</w:t>
      </w:r>
    </w:p>
    <w:p w14:paraId="6BD2DB2B" w14:textId="7F470496" w:rsidR="00D170C1" w:rsidRDefault="00D170C1" w:rsidP="00D170C1">
      <w:pPr>
        <w:pStyle w:val="ListNumber2"/>
        <w:numPr>
          <w:ilvl w:val="2"/>
          <w:numId w:val="25"/>
        </w:numPr>
      </w:pPr>
      <w:r>
        <w:t xml:space="preserve">The Row(s) containing the project information should link to the project review within the enterprise </w:t>
      </w:r>
      <w:r w:rsidR="00791155">
        <w:t>review</w:t>
      </w:r>
      <w:r>
        <w:t>.</w:t>
      </w:r>
    </w:p>
    <w:p w14:paraId="633BEBA5" w14:textId="4E2B36B3" w:rsidR="006D4EBF" w:rsidRPr="00D170C1" w:rsidRDefault="006D4EBF" w:rsidP="006D4EBF">
      <w:pPr>
        <w:pStyle w:val="ListNumber2"/>
        <w:numPr>
          <w:ilvl w:val="2"/>
          <w:numId w:val="25"/>
        </w:numPr>
      </w:pPr>
      <w:r>
        <w:t xml:space="preserve"> </w:t>
      </w:r>
      <w:r>
        <w:t>Add the Rating field back into the Annual Review.</w:t>
      </w:r>
      <w:r>
        <w:t xml:space="preserve"> (Manual Entry Field) See Figure 10.0</w:t>
      </w:r>
    </w:p>
    <w:p w14:paraId="51807E1C" w14:textId="77777777" w:rsidR="006D4EBF" w:rsidRDefault="006D4EBF" w:rsidP="006D4EBF">
      <w:pPr>
        <w:pStyle w:val="ListNumber2"/>
      </w:pPr>
    </w:p>
    <w:p w14:paraId="6BD2DB2C" w14:textId="77777777" w:rsidR="00D170C1" w:rsidRDefault="00D170C1" w:rsidP="00D170C1">
      <w:pPr>
        <w:pStyle w:val="ListNumber2"/>
        <w:numPr>
          <w:ilvl w:val="1"/>
          <w:numId w:val="25"/>
        </w:numPr>
      </w:pPr>
      <w:r>
        <w:t>Additional Requirements – pertaining to all reviews</w:t>
      </w:r>
    </w:p>
    <w:p w14:paraId="6BD2DB2D" w14:textId="77777777" w:rsidR="00D170C1" w:rsidRDefault="00D170C1" w:rsidP="00D170C1">
      <w:pPr>
        <w:pStyle w:val="ListNumber2"/>
        <w:numPr>
          <w:ilvl w:val="2"/>
          <w:numId w:val="25"/>
        </w:numPr>
      </w:pPr>
      <w:r>
        <w:t xml:space="preserve"> When a user chooses a rating other than a”3”, the user is required to fill in a comment</w:t>
      </w:r>
    </w:p>
    <w:p w14:paraId="6BD2DB2E" w14:textId="77777777" w:rsidR="00D170C1" w:rsidRDefault="00D170C1" w:rsidP="00D170C1">
      <w:pPr>
        <w:pStyle w:val="ListNumber2"/>
        <w:numPr>
          <w:ilvl w:val="3"/>
          <w:numId w:val="25"/>
        </w:numPr>
      </w:pPr>
      <w:r>
        <w:t>When the system errors bc a comment has not been added, the error needs to tell the user where a comment is needed.</w:t>
      </w:r>
    </w:p>
    <w:p w14:paraId="6BD2DB2F" w14:textId="77777777" w:rsidR="00D170C1" w:rsidRPr="00D170C1" w:rsidRDefault="00D170C1" w:rsidP="00D170C1">
      <w:pPr>
        <w:pStyle w:val="ListNumber2"/>
        <w:numPr>
          <w:ilvl w:val="2"/>
          <w:numId w:val="25"/>
        </w:numPr>
      </w:pPr>
      <w:r w:rsidRPr="00D170C1">
        <w:rPr>
          <w:rFonts w:ascii="Tahoma" w:hAnsi="Tahoma" w:cs="Tahoma"/>
          <w:szCs w:val="20"/>
        </w:rPr>
        <w:t xml:space="preserve"> </w:t>
      </w:r>
      <w:r>
        <w:t>A</w:t>
      </w:r>
      <w:r w:rsidRPr="00D170C1">
        <w:t xml:space="preserve">dd </w:t>
      </w:r>
      <w:r>
        <w:t xml:space="preserve">the following </w:t>
      </w:r>
      <w:r w:rsidRPr="00D170C1">
        <w:t xml:space="preserve">messaging under the Submit button to make it clear that, once the form is submitted, no additional changes can be made </w:t>
      </w:r>
    </w:p>
    <w:p w14:paraId="6BD2DB30" w14:textId="77777777" w:rsidR="00D170C1" w:rsidRDefault="00D170C1" w:rsidP="00D170C1">
      <w:pPr>
        <w:pStyle w:val="ListNumber2"/>
        <w:numPr>
          <w:ilvl w:val="3"/>
          <w:numId w:val="25"/>
        </w:numPr>
      </w:pPr>
      <w:r w:rsidRPr="00D170C1">
        <w:t xml:space="preserve">Please note, upon selecting the Submit button, the form is locked and un-editable. </w:t>
      </w:r>
    </w:p>
    <w:p w14:paraId="6BD2DB31" w14:textId="77777777" w:rsidR="00D170C1" w:rsidRDefault="00D170C1" w:rsidP="00D170C1">
      <w:pPr>
        <w:pStyle w:val="ListNumber2"/>
        <w:numPr>
          <w:ilvl w:val="2"/>
          <w:numId w:val="25"/>
        </w:numPr>
      </w:pPr>
      <w:r>
        <w:t xml:space="preserve"> Thank you message once the self assessment has been completed. This messaging can be used anytime someone uses the submit button</w:t>
      </w:r>
    </w:p>
    <w:p w14:paraId="6BD2DB32" w14:textId="77777777" w:rsidR="00D170C1" w:rsidRDefault="00D170C1" w:rsidP="00166465">
      <w:pPr>
        <w:pStyle w:val="ListNumber2"/>
        <w:numPr>
          <w:ilvl w:val="3"/>
          <w:numId w:val="25"/>
        </w:numPr>
      </w:pPr>
      <w:r w:rsidRPr="00166465">
        <w:t xml:space="preserve">Your work has been submitted successfully, thank you. </w:t>
      </w:r>
    </w:p>
    <w:p w14:paraId="6BD2DB33" w14:textId="567A8EF0" w:rsidR="00D170C1" w:rsidRDefault="00791155" w:rsidP="00894D4F">
      <w:pPr>
        <w:pStyle w:val="ListNumber2"/>
        <w:numPr>
          <w:ilvl w:val="2"/>
          <w:numId w:val="25"/>
        </w:numPr>
      </w:pPr>
      <w:r>
        <w:t xml:space="preserve"> </w:t>
      </w:r>
      <w:r w:rsidR="00894D4F">
        <w:t>The</w:t>
      </w:r>
      <w:r w:rsidR="00894D4F" w:rsidRPr="00894D4F">
        <w:t xml:space="preserve"> </w:t>
      </w:r>
      <w:r w:rsidR="00894D4F" w:rsidRPr="00FB60E1">
        <w:rPr>
          <w:highlight w:val="yellow"/>
        </w:rPr>
        <w:t>Yellow Box</w:t>
      </w:r>
      <w:r w:rsidR="00894D4F">
        <w:t xml:space="preserve"> – Overall Rating as seen in Figure 4.2 must be a whole number when entered by the counselor.</w:t>
      </w:r>
    </w:p>
    <w:p w14:paraId="5A9BBAA9" w14:textId="18373456" w:rsidR="00791155" w:rsidRDefault="00791155" w:rsidP="00791155">
      <w:pPr>
        <w:pStyle w:val="ListNumber2"/>
        <w:numPr>
          <w:ilvl w:val="2"/>
          <w:numId w:val="25"/>
        </w:numPr>
      </w:pPr>
      <w:r>
        <w:lastRenderedPageBreak/>
        <w:t xml:space="preserve"> Eliminate the Start and End Date on all reviews within the Basic Information Tab. – See Figure 9.0</w:t>
      </w:r>
    </w:p>
    <w:p w14:paraId="47DF9E2E" w14:textId="317FD516" w:rsidR="0028245D" w:rsidRDefault="0028245D" w:rsidP="00791155">
      <w:pPr>
        <w:pStyle w:val="ListNumber2"/>
        <w:numPr>
          <w:ilvl w:val="2"/>
          <w:numId w:val="25"/>
        </w:numPr>
      </w:pPr>
      <w:r>
        <w:t xml:space="preserve"> Add a “page” or location on the site for an admin to maintain the Counselor / Counselee / GM relationships</w:t>
      </w:r>
    </w:p>
    <w:p w14:paraId="6F523CA5" w14:textId="7EDC82E6" w:rsidR="0028245D" w:rsidRDefault="0028245D" w:rsidP="00791155">
      <w:pPr>
        <w:pStyle w:val="ListNumber2"/>
        <w:numPr>
          <w:ilvl w:val="2"/>
          <w:numId w:val="25"/>
        </w:numPr>
      </w:pPr>
      <w:r>
        <w:t xml:space="preserve"> Add a “page” or location on the site for the user to update his / her personal information</w:t>
      </w:r>
    </w:p>
    <w:p w14:paraId="101E8B8E" w14:textId="345B8905" w:rsidR="0028245D" w:rsidRDefault="0028245D" w:rsidP="0028245D">
      <w:pPr>
        <w:pStyle w:val="ListNumber2"/>
        <w:numPr>
          <w:ilvl w:val="3"/>
          <w:numId w:val="25"/>
        </w:numPr>
      </w:pPr>
      <w:r>
        <w:t xml:space="preserve"> Name</w:t>
      </w:r>
    </w:p>
    <w:p w14:paraId="2A665F1C" w14:textId="6709632E" w:rsidR="0028245D" w:rsidRDefault="0028245D" w:rsidP="0028245D">
      <w:pPr>
        <w:pStyle w:val="ListNumber2"/>
        <w:numPr>
          <w:ilvl w:val="3"/>
          <w:numId w:val="25"/>
        </w:numPr>
      </w:pPr>
      <w:r>
        <w:t xml:space="preserve"> GM</w:t>
      </w:r>
    </w:p>
    <w:p w14:paraId="6A3AA644" w14:textId="60B943B2" w:rsidR="0028245D" w:rsidRDefault="0028245D" w:rsidP="0028245D">
      <w:pPr>
        <w:pStyle w:val="ListNumber2"/>
        <w:numPr>
          <w:ilvl w:val="3"/>
          <w:numId w:val="25"/>
        </w:numPr>
      </w:pPr>
      <w:r>
        <w:t>Counselor</w:t>
      </w:r>
    </w:p>
    <w:p w14:paraId="2E828872" w14:textId="596E7547" w:rsidR="0028245D" w:rsidRDefault="0028245D" w:rsidP="0028245D">
      <w:pPr>
        <w:pStyle w:val="ListNumber2"/>
        <w:numPr>
          <w:ilvl w:val="3"/>
          <w:numId w:val="25"/>
        </w:numPr>
      </w:pPr>
      <w:r>
        <w:t>These fields should auto-populate from Ldap if possible</w:t>
      </w:r>
    </w:p>
    <w:p w14:paraId="6BD2DB34" w14:textId="77777777" w:rsidR="00FB60E1" w:rsidRPr="00FB60E1" w:rsidRDefault="00FB60E1" w:rsidP="00FB60E1">
      <w:pPr>
        <w:ind w:left="2"/>
      </w:pPr>
    </w:p>
    <w:p w14:paraId="6BD2DB35" w14:textId="77777777" w:rsidR="00FB60E1" w:rsidRDefault="00FB60E1" w:rsidP="00FB60E1">
      <w:pPr>
        <w:pStyle w:val="ListNumber2"/>
        <w:ind w:left="357"/>
      </w:pPr>
    </w:p>
    <w:p w14:paraId="6BD2DB36" w14:textId="77777777" w:rsidR="003D245F" w:rsidRDefault="00747067" w:rsidP="00747067">
      <w:pPr>
        <w:pStyle w:val="Heading1"/>
        <w:numPr>
          <w:ilvl w:val="0"/>
          <w:numId w:val="25"/>
        </w:numPr>
        <w:ind w:right="-360"/>
      </w:pPr>
      <w:bookmarkStart w:id="34" w:name="_Toc368520526"/>
      <w:r>
        <w:t>Glossary</w:t>
      </w:r>
      <w:bookmarkEnd w:id="33"/>
      <w:bookmarkEnd w:id="34"/>
    </w:p>
    <w:tbl>
      <w:tblPr>
        <w:tblStyle w:val="TableGrid"/>
        <w:tblW w:w="0" w:type="auto"/>
        <w:tblLook w:val="04A0" w:firstRow="1" w:lastRow="0" w:firstColumn="1" w:lastColumn="0" w:noHBand="0" w:noVBand="1"/>
      </w:tblPr>
      <w:tblGrid>
        <w:gridCol w:w="2898"/>
        <w:gridCol w:w="7488"/>
      </w:tblGrid>
      <w:tr w:rsidR="00747067" w14:paraId="6BD2DB39" w14:textId="77777777" w:rsidTr="00747067">
        <w:tc>
          <w:tcPr>
            <w:tcW w:w="2898" w:type="dxa"/>
          </w:tcPr>
          <w:p w14:paraId="6BD2DB37" w14:textId="77777777" w:rsidR="00747067" w:rsidRDefault="00747067" w:rsidP="00747067">
            <w:r>
              <w:t>Career Counselor (CC)</w:t>
            </w:r>
          </w:p>
        </w:tc>
        <w:tc>
          <w:tcPr>
            <w:tcW w:w="7488" w:type="dxa"/>
          </w:tcPr>
          <w:p w14:paraId="6BD2DB38" w14:textId="77777777" w:rsidR="00747067" w:rsidRDefault="00747067" w:rsidP="00747067">
            <w:r>
              <w:t>The person initiating and completing the “reviewer” sections of a review.</w:t>
            </w:r>
          </w:p>
        </w:tc>
      </w:tr>
      <w:tr w:rsidR="00747067" w14:paraId="6BD2DB3C" w14:textId="77777777" w:rsidTr="00747067">
        <w:tc>
          <w:tcPr>
            <w:tcW w:w="2898" w:type="dxa"/>
          </w:tcPr>
          <w:p w14:paraId="6BD2DB3A" w14:textId="77777777" w:rsidR="00747067" w:rsidRDefault="00E214B5" w:rsidP="00747067">
            <w:r>
              <w:t>Counselee (Cee)</w:t>
            </w:r>
          </w:p>
        </w:tc>
        <w:tc>
          <w:tcPr>
            <w:tcW w:w="7488" w:type="dxa"/>
          </w:tcPr>
          <w:p w14:paraId="6BD2DB3B" w14:textId="77777777" w:rsidR="00747067" w:rsidRDefault="00E214B5" w:rsidP="00747067">
            <w:r>
              <w:t>The person for whom the review is being completed.</w:t>
            </w:r>
          </w:p>
        </w:tc>
      </w:tr>
      <w:tr w:rsidR="00747067" w14:paraId="6BD2DB3F" w14:textId="77777777" w:rsidTr="00747067">
        <w:tc>
          <w:tcPr>
            <w:tcW w:w="2898" w:type="dxa"/>
          </w:tcPr>
          <w:p w14:paraId="6BD2DB3D" w14:textId="77777777" w:rsidR="00747067" w:rsidRDefault="00F35F1F" w:rsidP="00747067">
            <w:r>
              <w:t>Peer</w:t>
            </w:r>
          </w:p>
        </w:tc>
        <w:tc>
          <w:tcPr>
            <w:tcW w:w="7488" w:type="dxa"/>
          </w:tcPr>
          <w:p w14:paraId="6BD2DB3E" w14:textId="77777777" w:rsidR="00747067" w:rsidRDefault="00F35F1F" w:rsidP="00F35F1F">
            <w:r>
              <w:t>Any person (Perficient or Client) that can provide feedback for a Cee</w:t>
            </w:r>
            <w:r w:rsidR="005C3B2A">
              <w:t>.</w:t>
            </w:r>
          </w:p>
        </w:tc>
      </w:tr>
      <w:tr w:rsidR="00747067" w14:paraId="6BD2DB42" w14:textId="77777777" w:rsidTr="00747067">
        <w:tc>
          <w:tcPr>
            <w:tcW w:w="2898" w:type="dxa"/>
          </w:tcPr>
          <w:p w14:paraId="6BD2DB40" w14:textId="77777777" w:rsidR="00747067" w:rsidRDefault="00164D5B" w:rsidP="00747067">
            <w:r>
              <w:t>APR</w:t>
            </w:r>
          </w:p>
        </w:tc>
        <w:tc>
          <w:tcPr>
            <w:tcW w:w="7488" w:type="dxa"/>
          </w:tcPr>
          <w:p w14:paraId="6BD2DB41" w14:textId="77777777" w:rsidR="00747067" w:rsidRDefault="00164D5B" w:rsidP="00747067">
            <w:r>
              <w:t>Annual Performance Review</w:t>
            </w:r>
          </w:p>
        </w:tc>
      </w:tr>
      <w:tr w:rsidR="00747067" w14:paraId="6BD2DB45" w14:textId="77777777" w:rsidTr="00747067">
        <w:tc>
          <w:tcPr>
            <w:tcW w:w="2898" w:type="dxa"/>
          </w:tcPr>
          <w:p w14:paraId="6BD2DB43" w14:textId="77777777" w:rsidR="00747067" w:rsidRDefault="00164D5B" w:rsidP="00747067">
            <w:r>
              <w:t>PDP</w:t>
            </w:r>
          </w:p>
        </w:tc>
        <w:tc>
          <w:tcPr>
            <w:tcW w:w="7488" w:type="dxa"/>
          </w:tcPr>
          <w:p w14:paraId="6BD2DB44" w14:textId="77777777" w:rsidR="00747067" w:rsidRDefault="00164D5B" w:rsidP="00747067">
            <w:r>
              <w:t>Personal Development Plan</w:t>
            </w:r>
          </w:p>
        </w:tc>
      </w:tr>
      <w:tr w:rsidR="00747067" w14:paraId="6BD2DB48" w14:textId="77777777" w:rsidTr="00747067">
        <w:tc>
          <w:tcPr>
            <w:tcW w:w="2898" w:type="dxa"/>
          </w:tcPr>
          <w:p w14:paraId="6BD2DB46" w14:textId="77777777" w:rsidR="00747067" w:rsidRDefault="00747067" w:rsidP="00747067"/>
        </w:tc>
        <w:tc>
          <w:tcPr>
            <w:tcW w:w="7488" w:type="dxa"/>
          </w:tcPr>
          <w:p w14:paraId="6BD2DB47" w14:textId="77777777" w:rsidR="00747067" w:rsidRDefault="00747067" w:rsidP="00747067"/>
        </w:tc>
      </w:tr>
      <w:tr w:rsidR="00747067" w14:paraId="6BD2DB4B" w14:textId="77777777" w:rsidTr="00747067">
        <w:tc>
          <w:tcPr>
            <w:tcW w:w="2898" w:type="dxa"/>
          </w:tcPr>
          <w:p w14:paraId="6BD2DB49" w14:textId="77777777" w:rsidR="00747067" w:rsidRDefault="00747067" w:rsidP="00747067"/>
        </w:tc>
        <w:tc>
          <w:tcPr>
            <w:tcW w:w="7488" w:type="dxa"/>
          </w:tcPr>
          <w:p w14:paraId="6BD2DB4A" w14:textId="77777777" w:rsidR="00747067" w:rsidRDefault="00747067" w:rsidP="00747067"/>
        </w:tc>
      </w:tr>
      <w:tr w:rsidR="00747067" w14:paraId="6BD2DB4E" w14:textId="77777777" w:rsidTr="00747067">
        <w:tc>
          <w:tcPr>
            <w:tcW w:w="2898" w:type="dxa"/>
          </w:tcPr>
          <w:p w14:paraId="6BD2DB4C" w14:textId="77777777" w:rsidR="00747067" w:rsidRDefault="00747067" w:rsidP="00747067"/>
        </w:tc>
        <w:tc>
          <w:tcPr>
            <w:tcW w:w="7488" w:type="dxa"/>
          </w:tcPr>
          <w:p w14:paraId="6BD2DB4D" w14:textId="77777777" w:rsidR="00747067" w:rsidRDefault="00747067" w:rsidP="00747067"/>
        </w:tc>
      </w:tr>
    </w:tbl>
    <w:p w14:paraId="6BD2DB4F" w14:textId="77777777" w:rsidR="00252693" w:rsidRDefault="00252693" w:rsidP="00747067"/>
    <w:p w14:paraId="6BD2DB50" w14:textId="77777777" w:rsidR="00252693" w:rsidRDefault="00252693">
      <w:pPr>
        <w:spacing w:after="0" w:line="240" w:lineRule="auto"/>
      </w:pPr>
      <w:r>
        <w:br w:type="page"/>
      </w:r>
    </w:p>
    <w:p w14:paraId="6BD2DB51" w14:textId="77777777" w:rsidR="00747067" w:rsidRDefault="00252693" w:rsidP="00D15ABD">
      <w:pPr>
        <w:pStyle w:val="Heading1"/>
        <w:numPr>
          <w:ilvl w:val="0"/>
          <w:numId w:val="25"/>
        </w:numPr>
        <w:ind w:right="-360"/>
      </w:pPr>
      <w:r>
        <w:lastRenderedPageBreak/>
        <w:t>Addendum</w:t>
      </w:r>
      <w:r w:rsidR="00D15ABD">
        <w:t xml:space="preserve"> A</w:t>
      </w:r>
    </w:p>
    <w:p w14:paraId="5B96590F" w14:textId="77777777" w:rsidR="00791155" w:rsidRPr="00791155" w:rsidRDefault="00791155" w:rsidP="00791155"/>
    <w:p w14:paraId="6BD2DB52" w14:textId="77777777" w:rsidR="00252693" w:rsidRPr="00252693" w:rsidRDefault="00252693" w:rsidP="00252693">
      <w:pPr>
        <w:pStyle w:val="Caption"/>
        <w:jc w:val="left"/>
        <w:rPr>
          <w:sz w:val="16"/>
        </w:rPr>
      </w:pPr>
      <w:r>
        <w:rPr>
          <w:sz w:val="16"/>
        </w:rPr>
        <w:t>Figure 2.0</w:t>
      </w:r>
    </w:p>
    <w:p w14:paraId="6BD2DB53" w14:textId="77777777" w:rsidR="00252693" w:rsidRDefault="00252693" w:rsidP="00252693">
      <w:pPr>
        <w:keepNext/>
        <w:spacing w:after="0" w:line="240" w:lineRule="auto"/>
        <w:ind w:left="-810"/>
        <w:jc w:val="center"/>
      </w:pPr>
      <w:r>
        <w:rPr>
          <w:noProof/>
        </w:rPr>
        <w:drawing>
          <wp:inline distT="0" distB="0" distL="0" distR="0" wp14:anchorId="6BD2DBC3" wp14:editId="6BD2DBC4">
            <wp:extent cx="6457950" cy="4117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457950" cy="4117340"/>
                    </a:xfrm>
                    <a:prstGeom prst="rect">
                      <a:avLst/>
                    </a:prstGeom>
                  </pic:spPr>
                </pic:pic>
              </a:graphicData>
            </a:graphic>
          </wp:inline>
        </w:drawing>
      </w:r>
    </w:p>
    <w:p w14:paraId="6BD2DB54" w14:textId="77777777" w:rsidR="00252693" w:rsidRDefault="00252693" w:rsidP="00252693">
      <w:pPr>
        <w:pStyle w:val="ListNumber2"/>
      </w:pPr>
      <w:r>
        <w:rPr>
          <w:b/>
        </w:rPr>
        <w:t>Figure 3.0</w:t>
      </w:r>
    </w:p>
    <w:p w14:paraId="6BD2DB55" w14:textId="77777777" w:rsidR="00252693" w:rsidRDefault="00252693" w:rsidP="00252693">
      <w:pPr>
        <w:pStyle w:val="ListNumber2"/>
        <w:rPr>
          <w:b/>
        </w:rPr>
      </w:pPr>
      <w:r>
        <w:rPr>
          <w:noProof/>
        </w:rPr>
        <w:drawing>
          <wp:inline distT="0" distB="0" distL="0" distR="0" wp14:anchorId="6BD2DBC5" wp14:editId="6BD2DBC6">
            <wp:extent cx="6348845"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348845" cy="1790700"/>
                    </a:xfrm>
                    <a:prstGeom prst="rect">
                      <a:avLst/>
                    </a:prstGeom>
                  </pic:spPr>
                </pic:pic>
              </a:graphicData>
            </a:graphic>
          </wp:inline>
        </w:drawing>
      </w:r>
      <w:r w:rsidRPr="00252693">
        <w:rPr>
          <w:b/>
        </w:rPr>
        <w:t xml:space="preserve"> </w:t>
      </w:r>
    </w:p>
    <w:p w14:paraId="6BD2DB56" w14:textId="77777777" w:rsidR="00252693" w:rsidRDefault="00252693" w:rsidP="00252693">
      <w:pPr>
        <w:pStyle w:val="ListNumber2"/>
        <w:rPr>
          <w:b/>
        </w:rPr>
      </w:pPr>
    </w:p>
    <w:p w14:paraId="6BD2DB57" w14:textId="77777777" w:rsidR="00252693" w:rsidRDefault="00252693" w:rsidP="00252693">
      <w:pPr>
        <w:pStyle w:val="ListNumber2"/>
        <w:rPr>
          <w:b/>
        </w:rPr>
      </w:pPr>
    </w:p>
    <w:p w14:paraId="6BD2DB58" w14:textId="77777777" w:rsidR="00252693" w:rsidRDefault="00252693" w:rsidP="00252693">
      <w:pPr>
        <w:pStyle w:val="ListNumber2"/>
        <w:rPr>
          <w:b/>
        </w:rPr>
      </w:pPr>
    </w:p>
    <w:p w14:paraId="6BD2DB59" w14:textId="77777777" w:rsidR="00E32B27" w:rsidRDefault="00E32B27" w:rsidP="00252693">
      <w:pPr>
        <w:pStyle w:val="ListNumber2"/>
        <w:rPr>
          <w:b/>
        </w:rPr>
      </w:pPr>
    </w:p>
    <w:p w14:paraId="6BD2DB5A" w14:textId="77777777" w:rsidR="00252693" w:rsidRPr="00252693" w:rsidRDefault="00252693" w:rsidP="00252693">
      <w:pPr>
        <w:pStyle w:val="ListNumber2"/>
        <w:rPr>
          <w:b/>
        </w:rPr>
      </w:pPr>
      <w:r>
        <w:rPr>
          <w:b/>
        </w:rPr>
        <w:t>Figure 4</w:t>
      </w:r>
      <w:r w:rsidRPr="000E697D">
        <w:rPr>
          <w:b/>
        </w:rPr>
        <w:t xml:space="preserve">.0 </w:t>
      </w:r>
    </w:p>
    <w:p w14:paraId="6BD2DB5B" w14:textId="77777777" w:rsidR="00252693" w:rsidRDefault="00252693" w:rsidP="00252693">
      <w:pPr>
        <w:pStyle w:val="ListNumber2"/>
        <w:ind w:left="1"/>
      </w:pPr>
      <w:r>
        <w:rPr>
          <w:noProof/>
        </w:rPr>
        <w:drawing>
          <wp:inline distT="0" distB="0" distL="0" distR="0" wp14:anchorId="6BD2DBC7" wp14:editId="6BD2DBC8">
            <wp:extent cx="6225540" cy="31381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5540" cy="3138170"/>
                    </a:xfrm>
                    <a:prstGeom prst="rect">
                      <a:avLst/>
                    </a:prstGeom>
                    <a:noFill/>
                    <a:ln>
                      <a:noFill/>
                    </a:ln>
                  </pic:spPr>
                </pic:pic>
              </a:graphicData>
            </a:graphic>
          </wp:inline>
        </w:drawing>
      </w:r>
    </w:p>
    <w:p w14:paraId="6BD2DB5C" w14:textId="77777777" w:rsidR="00252693" w:rsidRDefault="00252693" w:rsidP="00252693">
      <w:pPr>
        <w:pStyle w:val="ListNumber2"/>
        <w:ind w:left="1"/>
      </w:pPr>
      <w:r w:rsidRPr="007A226B">
        <w:rPr>
          <w:b/>
        </w:rPr>
        <w:t>Figure 4.1</w:t>
      </w:r>
    </w:p>
    <w:p w14:paraId="6BD2DB5D" w14:textId="58B9A124" w:rsidR="00252693" w:rsidRDefault="0028245D" w:rsidP="00252693">
      <w:pPr>
        <w:pStyle w:val="ListNumber4"/>
        <w:tabs>
          <w:tab w:val="clear" w:pos="1440"/>
        </w:tabs>
        <w:ind w:left="630"/>
      </w:pPr>
      <w:r>
        <w:rPr>
          <w:noProof/>
        </w:rPr>
        <w:pict w14:anchorId="6BD2DBC9">
          <v:oval id="Oval 11" o:spid="_x0000_s1026" style="position:absolute;left:0;text-align:left;margin-left:186.75pt;margin-top:.2pt;width:108.6pt;height:212.2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" filled="f" strokecolor="#243f60 [1604]" strokeweight="2pt"/>
        </w:pict>
      </w:r>
      <w:r w:rsidR="00252693">
        <w:rPr>
          <w:noProof/>
        </w:rPr>
        <w:drawing>
          <wp:inline distT="0" distB="0" distL="0" distR="0" wp14:anchorId="6BD2DBCA" wp14:editId="6BD2DBCB">
            <wp:extent cx="6080717" cy="267785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085759" cy="2680075"/>
                    </a:xfrm>
                    <a:prstGeom prst="rect">
                      <a:avLst/>
                    </a:prstGeom>
                  </pic:spPr>
                </pic:pic>
              </a:graphicData>
            </a:graphic>
          </wp:inline>
        </w:drawing>
      </w:r>
    </w:p>
    <w:p w14:paraId="6BD2DB5E" w14:textId="4DC66ABB" w:rsidR="00252693" w:rsidRPr="002421F3" w:rsidRDefault="00252693" w:rsidP="00252693">
      <w:pPr>
        <w:pStyle w:val="ListNumber4"/>
        <w:tabs>
          <w:tab w:val="clear" w:pos="1440"/>
        </w:tabs>
        <w:ind w:left="630"/>
      </w:pPr>
      <w:r w:rsidRPr="00D828C0">
        <w:rPr>
          <w:b/>
        </w:rPr>
        <w:t>Figure 4.2</w:t>
      </w:r>
    </w:p>
    <w:p w14:paraId="6BD2DB5F" w14:textId="6467CC1A" w:rsidR="00252693" w:rsidRPr="002421F3" w:rsidRDefault="006D4EBF" w:rsidP="00252693">
      <w:pPr>
        <w:pStyle w:val="ListNumber4"/>
        <w:tabs>
          <w:tab w:val="clear" w:pos="1440"/>
        </w:tabs>
        <w:ind w:left="630"/>
      </w:pPr>
      <w:r>
        <w:rPr>
          <w:noProof/>
        </w:rPr>
        <w:lastRenderedPageBreak/>
        <w:pict w14:anchorId="6BD2DBCC">
          <v:oval id="Oval 12" o:spid="_x0000_s1035" style="position:absolute;left:0;text-align:left;margin-left:197.45pt;margin-top:-14.2pt;width:86.3pt;height:112.2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" filled="f" strokecolor="#243f60 [1604]" strokeweight="2pt">
            <w10:wrap anchorx="margin"/>
          </v:oval>
        </w:pict>
      </w:r>
      <w:r w:rsidR="00252693">
        <w:rPr>
          <w:noProof/>
        </w:rPr>
        <w:drawing>
          <wp:inline distT="0" distB="0" distL="0" distR="0" wp14:anchorId="6BD2DBCD" wp14:editId="6BD2DBCE">
            <wp:extent cx="5943600" cy="1012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1012190"/>
                    </a:xfrm>
                    <a:prstGeom prst="rect">
                      <a:avLst/>
                    </a:prstGeom>
                  </pic:spPr>
                </pic:pic>
              </a:graphicData>
            </a:graphic>
          </wp:inline>
        </w:drawing>
      </w:r>
      <w:r w:rsidR="00252693">
        <w:rPr>
          <w:b/>
        </w:rPr>
        <w:t xml:space="preserve"> </w:t>
      </w:r>
    </w:p>
    <w:p w14:paraId="6BD2DB60" w14:textId="77777777" w:rsidR="00252693" w:rsidRPr="00252693" w:rsidRDefault="00252693" w:rsidP="00252693">
      <w:pPr>
        <w:pStyle w:val="ListNumber4"/>
        <w:tabs>
          <w:tab w:val="clear" w:pos="1440"/>
          <w:tab w:val="left" w:pos="630"/>
          <w:tab w:val="left" w:pos="900"/>
        </w:tabs>
        <w:ind w:left="0"/>
        <w:rPr>
          <w:b/>
        </w:rPr>
      </w:pPr>
      <w:r>
        <w:rPr>
          <w:b/>
        </w:rPr>
        <w:t>Figure 4.3</w:t>
      </w:r>
    </w:p>
    <w:p w14:paraId="6BD2DB61" w14:textId="77777777" w:rsidR="00252693" w:rsidRDefault="00252693" w:rsidP="00252693">
      <w:pPr>
        <w:pStyle w:val="ListNumber2"/>
        <w:tabs>
          <w:tab w:val="left" w:pos="630"/>
          <w:tab w:val="left" w:pos="900"/>
        </w:tabs>
      </w:pPr>
      <w:r>
        <w:tab/>
      </w:r>
      <w:r>
        <w:rPr>
          <w:noProof/>
        </w:rPr>
        <w:drawing>
          <wp:inline distT="0" distB="0" distL="0" distR="0" wp14:anchorId="6BD2DBCF" wp14:editId="6BD2DBD0">
            <wp:extent cx="5943600" cy="362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625215"/>
                    </a:xfrm>
                    <a:prstGeom prst="rect">
                      <a:avLst/>
                    </a:prstGeom>
                  </pic:spPr>
                </pic:pic>
              </a:graphicData>
            </a:graphic>
          </wp:inline>
        </w:drawing>
      </w:r>
    </w:p>
    <w:p w14:paraId="6BD2DB62" w14:textId="77777777" w:rsidR="00252693" w:rsidRPr="00252693" w:rsidRDefault="00252693" w:rsidP="00252693">
      <w:pPr>
        <w:pStyle w:val="ListNumber4"/>
        <w:tabs>
          <w:tab w:val="clear" w:pos="1440"/>
          <w:tab w:val="left" w:pos="630"/>
          <w:tab w:val="left" w:pos="900"/>
        </w:tabs>
        <w:ind w:left="0"/>
        <w:rPr>
          <w:b/>
        </w:rPr>
      </w:pPr>
      <w:r>
        <w:rPr>
          <w:b/>
        </w:rPr>
        <w:t>Figure 4</w:t>
      </w:r>
      <w:r w:rsidRPr="006846D1">
        <w:rPr>
          <w:b/>
        </w:rPr>
        <w:t>.4</w:t>
      </w:r>
    </w:p>
    <w:p w14:paraId="6BD2DB63" w14:textId="77777777" w:rsidR="009B53A5" w:rsidRDefault="0028245D" w:rsidP="00252693">
      <w:pPr>
        <w:pStyle w:val="ListNumber4"/>
        <w:tabs>
          <w:tab w:val="clear" w:pos="1440"/>
          <w:tab w:val="left" w:pos="630"/>
          <w:tab w:val="left" w:pos="900"/>
        </w:tabs>
        <w:ind w:left="630"/>
        <w:rPr>
          <w:noProof/>
        </w:rPr>
      </w:pPr>
      <w:r>
        <w:rPr>
          <w:noProof/>
        </w:rPr>
        <w:pict w14:anchorId="6BD2DBD1">
          <v:shapetype id="_x0000_t32" coordsize="21600,21600" o:spt="32" o:oned="t" path="m,l21600,21600e" filled="f">
            <v:path arrowok="t" fillok="f" o:connecttype="none"/>
            <o:lock v:ext="edit" shapetype="t"/>
          </v:shapetype>
          <v:shape id="Straight Arrow Connector 29" o:spid="_x0000_s1034" type="#_x0000_t32" style="position:absolute;left:0;text-align:left;margin-left:102.55pt;margin-top:97.5pt;width:91.6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" strokecolor="red" strokeweight="4.5pt">
            <v:stroke endarrow="block"/>
          </v:shape>
        </w:pict>
      </w:r>
      <w:r>
        <w:rPr>
          <w:noProof/>
        </w:rPr>
        <w:pict w14:anchorId="6BD2DBD2">
          <v:oval id="Oval 18" o:spid="_x0000_s1033" style="position:absolute;left:0;text-align:left;margin-left:194.25pt;margin-top:-11.8pt;width:90.9pt;height:133.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" filled="f" strokecolor="#243f60 [1604]" strokeweight="2pt"/>
        </w:pict>
      </w:r>
    </w:p>
    <w:p w14:paraId="6BD2DB64" w14:textId="77777777" w:rsidR="00252693" w:rsidRDefault="00252693" w:rsidP="00252693">
      <w:pPr>
        <w:pStyle w:val="ListNumber4"/>
        <w:tabs>
          <w:tab w:val="clear" w:pos="1440"/>
          <w:tab w:val="left" w:pos="630"/>
          <w:tab w:val="left" w:pos="900"/>
        </w:tabs>
        <w:ind w:left="630"/>
      </w:pPr>
      <w:r>
        <w:rPr>
          <w:noProof/>
        </w:rPr>
        <w:drawing>
          <wp:inline distT="0" distB="0" distL="0" distR="0" wp14:anchorId="6BD2DBD3" wp14:editId="6BD2DBD4">
            <wp:extent cx="5943600" cy="1431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1431925"/>
                    </a:xfrm>
                    <a:prstGeom prst="rect">
                      <a:avLst/>
                    </a:prstGeom>
                  </pic:spPr>
                </pic:pic>
              </a:graphicData>
            </a:graphic>
          </wp:inline>
        </w:drawing>
      </w:r>
    </w:p>
    <w:p w14:paraId="6BD2DB65" w14:textId="77777777" w:rsidR="009B53A5" w:rsidRDefault="009B53A5" w:rsidP="009B53A5">
      <w:pPr>
        <w:pStyle w:val="ListNumber4"/>
        <w:tabs>
          <w:tab w:val="clear" w:pos="1440"/>
          <w:tab w:val="left" w:pos="630"/>
          <w:tab w:val="left" w:pos="900"/>
        </w:tabs>
        <w:ind w:left="810" w:hanging="180"/>
        <w:rPr>
          <w:noProof/>
        </w:rPr>
      </w:pPr>
    </w:p>
    <w:p w14:paraId="6BD2DB66" w14:textId="77777777" w:rsidR="009B53A5" w:rsidRDefault="009B53A5" w:rsidP="009B53A5">
      <w:pPr>
        <w:pStyle w:val="ListNumber4"/>
        <w:tabs>
          <w:tab w:val="clear" w:pos="1440"/>
          <w:tab w:val="left" w:pos="630"/>
          <w:tab w:val="left" w:pos="900"/>
        </w:tabs>
        <w:ind w:left="810" w:hanging="180"/>
        <w:rPr>
          <w:noProof/>
        </w:rPr>
      </w:pPr>
    </w:p>
    <w:p w14:paraId="6BD2DB67" w14:textId="77777777" w:rsidR="009B53A5" w:rsidRDefault="009B53A5" w:rsidP="009B53A5">
      <w:pPr>
        <w:pStyle w:val="ListNumber4"/>
        <w:tabs>
          <w:tab w:val="clear" w:pos="1440"/>
          <w:tab w:val="left" w:pos="630"/>
          <w:tab w:val="left" w:pos="900"/>
        </w:tabs>
        <w:ind w:left="810" w:hanging="180"/>
        <w:rPr>
          <w:noProof/>
        </w:rPr>
      </w:pPr>
    </w:p>
    <w:p w14:paraId="6BD2DB68" w14:textId="77777777" w:rsidR="009B53A5" w:rsidRDefault="009B53A5" w:rsidP="009B53A5">
      <w:pPr>
        <w:pStyle w:val="ListNumber4"/>
        <w:tabs>
          <w:tab w:val="clear" w:pos="1440"/>
          <w:tab w:val="left" w:pos="630"/>
          <w:tab w:val="left" w:pos="900"/>
        </w:tabs>
        <w:ind w:left="810" w:hanging="180"/>
        <w:rPr>
          <w:noProof/>
        </w:rPr>
      </w:pPr>
    </w:p>
    <w:p w14:paraId="6BD2DB69" w14:textId="77777777" w:rsidR="009B53A5" w:rsidRDefault="009B53A5" w:rsidP="009B53A5">
      <w:pPr>
        <w:pStyle w:val="ListNumber4"/>
        <w:tabs>
          <w:tab w:val="clear" w:pos="1440"/>
          <w:tab w:val="left" w:pos="630"/>
          <w:tab w:val="left" w:pos="900"/>
        </w:tabs>
        <w:ind w:left="810" w:hanging="180"/>
        <w:rPr>
          <w:noProof/>
        </w:rPr>
      </w:pPr>
    </w:p>
    <w:p w14:paraId="6BD2DB6A" w14:textId="77777777" w:rsidR="009B53A5" w:rsidRDefault="009B53A5" w:rsidP="009B53A5">
      <w:pPr>
        <w:pStyle w:val="ListNumber4"/>
        <w:tabs>
          <w:tab w:val="clear" w:pos="1440"/>
          <w:tab w:val="left" w:pos="630"/>
          <w:tab w:val="left" w:pos="900"/>
        </w:tabs>
        <w:ind w:left="810" w:hanging="180"/>
        <w:rPr>
          <w:noProof/>
        </w:rPr>
      </w:pPr>
    </w:p>
    <w:p w14:paraId="6BD2DB6B" w14:textId="77777777" w:rsidR="009B53A5" w:rsidRDefault="009B53A5" w:rsidP="009B53A5">
      <w:pPr>
        <w:pStyle w:val="ListNumber4"/>
        <w:tabs>
          <w:tab w:val="clear" w:pos="1440"/>
          <w:tab w:val="left" w:pos="630"/>
          <w:tab w:val="left" w:pos="900"/>
        </w:tabs>
        <w:ind w:left="810" w:hanging="180"/>
        <w:rPr>
          <w:noProof/>
        </w:rPr>
      </w:pPr>
    </w:p>
    <w:p w14:paraId="6BD2DB6C" w14:textId="77777777" w:rsidR="009B53A5" w:rsidRDefault="009B53A5" w:rsidP="009B53A5">
      <w:pPr>
        <w:pStyle w:val="ListNumber4"/>
        <w:tabs>
          <w:tab w:val="clear" w:pos="1440"/>
          <w:tab w:val="left" w:pos="630"/>
          <w:tab w:val="left" w:pos="900"/>
        </w:tabs>
        <w:ind w:left="810" w:hanging="180"/>
        <w:rPr>
          <w:noProof/>
        </w:rPr>
      </w:pPr>
      <w:r>
        <w:rPr>
          <w:b/>
        </w:rPr>
        <w:t>Figure</w:t>
      </w:r>
      <w:r w:rsidRPr="006567E4">
        <w:rPr>
          <w:b/>
        </w:rPr>
        <w:t xml:space="preserve"> 4.5</w:t>
      </w:r>
    </w:p>
    <w:p w14:paraId="6BD2DB6D" w14:textId="77777777" w:rsidR="009B53A5" w:rsidRDefault="009B53A5" w:rsidP="009B53A5">
      <w:pPr>
        <w:pStyle w:val="ListNumber4"/>
        <w:tabs>
          <w:tab w:val="clear" w:pos="1440"/>
          <w:tab w:val="left" w:pos="630"/>
          <w:tab w:val="left" w:pos="900"/>
        </w:tabs>
        <w:ind w:left="810" w:hanging="180"/>
      </w:pPr>
      <w:r>
        <w:rPr>
          <w:noProof/>
        </w:rPr>
        <w:drawing>
          <wp:inline distT="0" distB="0" distL="0" distR="0" wp14:anchorId="6BD2DBD5" wp14:editId="6BD2DBD6">
            <wp:extent cx="5943600" cy="3181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181350"/>
                    </a:xfrm>
                    <a:prstGeom prst="rect">
                      <a:avLst/>
                    </a:prstGeom>
                  </pic:spPr>
                </pic:pic>
              </a:graphicData>
            </a:graphic>
          </wp:inline>
        </w:drawing>
      </w:r>
    </w:p>
    <w:p w14:paraId="6BD2DB6E" w14:textId="77777777" w:rsidR="009B53A5" w:rsidRDefault="009B53A5" w:rsidP="009B53A5">
      <w:pPr>
        <w:pStyle w:val="ListNumber4"/>
        <w:tabs>
          <w:tab w:val="clear" w:pos="1440"/>
          <w:tab w:val="left" w:pos="630"/>
          <w:tab w:val="left" w:pos="900"/>
        </w:tabs>
        <w:ind w:left="810" w:hanging="180"/>
      </w:pPr>
      <w:r>
        <w:rPr>
          <w:noProof/>
        </w:rPr>
        <w:lastRenderedPageBreak/>
        <w:drawing>
          <wp:inline distT="0" distB="0" distL="0" distR="0" wp14:anchorId="6BD2DBD7" wp14:editId="6BD2DBD8">
            <wp:extent cx="5943600" cy="369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8706" cy="3698875"/>
                    </a:xfrm>
                    <a:prstGeom prst="rect">
                      <a:avLst/>
                    </a:prstGeom>
                  </pic:spPr>
                </pic:pic>
              </a:graphicData>
            </a:graphic>
          </wp:inline>
        </w:drawing>
      </w:r>
    </w:p>
    <w:p w14:paraId="6BD2DB6F" w14:textId="77777777" w:rsidR="009B53A5" w:rsidRPr="00EE743D" w:rsidRDefault="009B53A5" w:rsidP="009B53A5">
      <w:pPr>
        <w:rPr>
          <w:b/>
          <w:noProof/>
        </w:rPr>
      </w:pPr>
      <w:r>
        <w:rPr>
          <w:b/>
        </w:rPr>
        <w:t xml:space="preserve">                </w:t>
      </w:r>
    </w:p>
    <w:p w14:paraId="6BD2DB70" w14:textId="77777777" w:rsidR="009B53A5" w:rsidRDefault="009B53A5" w:rsidP="009B53A5">
      <w:pPr>
        <w:jc w:val="center"/>
      </w:pPr>
      <w:r>
        <w:rPr>
          <w:noProof/>
        </w:rPr>
        <w:drawing>
          <wp:inline distT="0" distB="0" distL="0" distR="0" wp14:anchorId="6BD2DBD9" wp14:editId="6BD2DBDA">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2936240"/>
                    </a:xfrm>
                    <a:prstGeom prst="rect">
                      <a:avLst/>
                    </a:prstGeom>
                  </pic:spPr>
                </pic:pic>
              </a:graphicData>
            </a:graphic>
          </wp:inline>
        </w:drawing>
      </w:r>
    </w:p>
    <w:p w14:paraId="6BD2DB71" w14:textId="77777777" w:rsidR="009B53A5" w:rsidRDefault="009B53A5" w:rsidP="009B53A5">
      <w:pPr>
        <w:jc w:val="center"/>
      </w:pPr>
      <w:r>
        <w:rPr>
          <w:noProof/>
        </w:rPr>
        <w:lastRenderedPageBreak/>
        <w:drawing>
          <wp:inline distT="0" distB="0" distL="0" distR="0" wp14:anchorId="6BD2DBDB" wp14:editId="6BD2DBDC">
            <wp:extent cx="5939361"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858472"/>
                    </a:xfrm>
                    <a:prstGeom prst="rect">
                      <a:avLst/>
                    </a:prstGeom>
                  </pic:spPr>
                </pic:pic>
              </a:graphicData>
            </a:graphic>
          </wp:inline>
        </w:drawing>
      </w:r>
    </w:p>
    <w:p w14:paraId="6BD2DB72" w14:textId="77777777" w:rsidR="009B53A5" w:rsidRDefault="009B53A5" w:rsidP="009B53A5">
      <w:pPr>
        <w:jc w:val="center"/>
      </w:pPr>
      <w:r>
        <w:rPr>
          <w:noProof/>
        </w:rPr>
        <w:drawing>
          <wp:inline distT="0" distB="0" distL="0" distR="0" wp14:anchorId="6BD2DBDD" wp14:editId="6BD2DBDE">
            <wp:extent cx="5981700" cy="2818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81700" cy="2818130"/>
                    </a:xfrm>
                    <a:prstGeom prst="rect">
                      <a:avLst/>
                    </a:prstGeom>
                  </pic:spPr>
                </pic:pic>
              </a:graphicData>
            </a:graphic>
          </wp:inline>
        </w:drawing>
      </w:r>
    </w:p>
    <w:p w14:paraId="6BD2DB73" w14:textId="77777777" w:rsidR="009B53A5" w:rsidRDefault="009B53A5" w:rsidP="009B53A5">
      <w:pPr>
        <w:jc w:val="center"/>
        <w:rPr>
          <w:noProof/>
        </w:rPr>
      </w:pPr>
    </w:p>
    <w:p w14:paraId="6BD2DB74" w14:textId="77777777" w:rsidR="009B53A5" w:rsidRDefault="009B53A5" w:rsidP="009B53A5">
      <w:pPr>
        <w:jc w:val="center"/>
        <w:rPr>
          <w:noProof/>
        </w:rPr>
      </w:pPr>
    </w:p>
    <w:p w14:paraId="6BD2DB75" w14:textId="77777777" w:rsidR="009B53A5" w:rsidRDefault="009B53A5" w:rsidP="009B53A5">
      <w:pPr>
        <w:jc w:val="center"/>
      </w:pPr>
      <w:r>
        <w:rPr>
          <w:noProof/>
        </w:rPr>
        <w:lastRenderedPageBreak/>
        <w:drawing>
          <wp:inline distT="0" distB="0" distL="0" distR="0" wp14:anchorId="6BD2DBDF" wp14:editId="6BD2DBE0">
            <wp:extent cx="5943600"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625215"/>
                    </a:xfrm>
                    <a:prstGeom prst="rect">
                      <a:avLst/>
                    </a:prstGeom>
                  </pic:spPr>
                </pic:pic>
              </a:graphicData>
            </a:graphic>
          </wp:inline>
        </w:drawing>
      </w:r>
    </w:p>
    <w:p w14:paraId="6BD2DB76" w14:textId="77777777" w:rsidR="009B53A5" w:rsidRDefault="009B53A5" w:rsidP="009B53A5">
      <w:pPr>
        <w:jc w:val="center"/>
      </w:pPr>
    </w:p>
    <w:p w14:paraId="6BD2DB77" w14:textId="77777777" w:rsidR="009B53A5" w:rsidRDefault="009B53A5" w:rsidP="009B53A5">
      <w:pPr>
        <w:jc w:val="center"/>
      </w:pPr>
    </w:p>
    <w:p w14:paraId="6BD2DB78" w14:textId="77777777" w:rsidR="009B53A5" w:rsidRDefault="009B53A5" w:rsidP="009B53A5">
      <w:pPr>
        <w:jc w:val="center"/>
      </w:pPr>
    </w:p>
    <w:p w14:paraId="6BD2DB79" w14:textId="77777777" w:rsidR="009B53A5" w:rsidRDefault="009B53A5" w:rsidP="009B53A5">
      <w:r>
        <w:rPr>
          <w:b/>
          <w:noProof/>
        </w:rPr>
        <w:t>Figure 4.6</w:t>
      </w:r>
    </w:p>
    <w:p w14:paraId="6BD2DB7A" w14:textId="77777777" w:rsidR="009B53A5" w:rsidRDefault="009B53A5" w:rsidP="009B53A5">
      <w:pPr>
        <w:rPr>
          <w:b/>
          <w:noProof/>
        </w:rPr>
      </w:pPr>
      <w:r>
        <w:rPr>
          <w:noProof/>
        </w:rPr>
        <w:lastRenderedPageBreak/>
        <w:drawing>
          <wp:inline distT="0" distB="0" distL="0" distR="0" wp14:anchorId="6BD2DBE1" wp14:editId="6BD2DBE2">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181350"/>
                    </a:xfrm>
                    <a:prstGeom prst="rect">
                      <a:avLst/>
                    </a:prstGeom>
                  </pic:spPr>
                </pic:pic>
              </a:graphicData>
            </a:graphic>
          </wp:inline>
        </w:drawing>
      </w:r>
      <w:r w:rsidRPr="00EF253E">
        <w:rPr>
          <w:noProof/>
        </w:rPr>
        <w:t xml:space="preserve"> </w:t>
      </w:r>
      <w:r>
        <w:rPr>
          <w:noProof/>
        </w:rPr>
        <w:drawing>
          <wp:inline distT="0" distB="0" distL="0" distR="0" wp14:anchorId="6BD2DBE3" wp14:editId="6BD2DBE4">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8706" cy="3698875"/>
                    </a:xfrm>
                    <a:prstGeom prst="rect">
                      <a:avLst/>
                    </a:prstGeom>
                  </pic:spPr>
                </pic:pic>
              </a:graphicData>
            </a:graphic>
          </wp:inline>
        </w:drawing>
      </w:r>
      <w:r>
        <w:rPr>
          <w:b/>
          <w:noProof/>
        </w:rPr>
        <w:t xml:space="preserve"> </w:t>
      </w:r>
    </w:p>
    <w:p w14:paraId="6BD2DB7B" w14:textId="77777777" w:rsidR="00252693" w:rsidRDefault="00252693" w:rsidP="00747067"/>
    <w:p w14:paraId="6BD2DB7C" w14:textId="77777777" w:rsidR="009B53A5" w:rsidRDefault="009B53A5" w:rsidP="00747067"/>
    <w:p w14:paraId="6BD2DB7D" w14:textId="77777777" w:rsidR="009B53A5" w:rsidRDefault="009B53A5" w:rsidP="00747067">
      <w:r w:rsidRPr="00B417AC">
        <w:rPr>
          <w:b/>
        </w:rPr>
        <w:t>Figure 5.0</w:t>
      </w:r>
    </w:p>
    <w:p w14:paraId="6BD2DB7E" w14:textId="77777777" w:rsidR="009B53A5" w:rsidRDefault="009B53A5" w:rsidP="009B53A5">
      <w:pPr>
        <w:pStyle w:val="ListNumber2"/>
        <w:ind w:left="360"/>
      </w:pPr>
      <w:r>
        <w:rPr>
          <w:noProof/>
        </w:rPr>
        <w:lastRenderedPageBreak/>
        <w:drawing>
          <wp:inline distT="0" distB="0" distL="0" distR="0" wp14:anchorId="6BD2DBE5" wp14:editId="6BD2DBE6">
            <wp:extent cx="5693434" cy="2742767"/>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6703" cy="2749159"/>
                    </a:xfrm>
                    <a:prstGeom prst="rect">
                      <a:avLst/>
                    </a:prstGeom>
                    <a:noFill/>
                    <a:ln>
                      <a:noFill/>
                    </a:ln>
                  </pic:spPr>
                </pic:pic>
              </a:graphicData>
            </a:graphic>
          </wp:inline>
        </w:drawing>
      </w:r>
    </w:p>
    <w:p w14:paraId="6BD2DB7F" w14:textId="77777777" w:rsidR="009B53A5" w:rsidRPr="009B53A5" w:rsidRDefault="009B53A5" w:rsidP="009B53A5">
      <w:pPr>
        <w:pStyle w:val="Figure"/>
        <w:tabs>
          <w:tab w:val="left" w:pos="6195"/>
        </w:tabs>
        <w:rPr>
          <w:b/>
        </w:rPr>
      </w:pPr>
      <w:r>
        <w:rPr>
          <w:b/>
        </w:rPr>
        <w:t>Figure 5.1</w:t>
      </w:r>
    </w:p>
    <w:p w14:paraId="6BD2DB80" w14:textId="77777777" w:rsidR="009B53A5" w:rsidRDefault="0028245D" w:rsidP="009B53A5">
      <w:pPr>
        <w:pStyle w:val="Figure"/>
        <w:tabs>
          <w:tab w:val="left" w:pos="6195"/>
        </w:tabs>
      </w:pPr>
      <w:r>
        <w:rPr>
          <w:noProof/>
        </w:rPr>
        <w:pict w14:anchorId="6BD2DBE7">
          <v:oval id="Oval 30" o:spid="_x0000_s1032" style="position:absolute;margin-left:147pt;margin-top:154.4pt;width:126pt;height:23.2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" filled="f" strokecolor="#243f60 [1604]" strokeweight="2pt"/>
        </w:pict>
      </w:r>
      <w:r w:rsidR="009B53A5">
        <w:rPr>
          <w:noProof/>
        </w:rPr>
        <w:drawing>
          <wp:inline distT="0" distB="0" distL="0" distR="0" wp14:anchorId="6BD2DBE8" wp14:editId="6BD2DBE9">
            <wp:extent cx="5814204" cy="21977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826086" cy="2202210"/>
                    </a:xfrm>
                    <a:prstGeom prst="rect">
                      <a:avLst/>
                    </a:prstGeom>
                  </pic:spPr>
                </pic:pic>
              </a:graphicData>
            </a:graphic>
          </wp:inline>
        </w:drawing>
      </w:r>
    </w:p>
    <w:p w14:paraId="6BD2DB81" w14:textId="77777777" w:rsidR="009B53A5" w:rsidRDefault="009B53A5" w:rsidP="009B53A5">
      <w:pPr>
        <w:pStyle w:val="Figure"/>
        <w:tabs>
          <w:tab w:val="left" w:pos="6195"/>
        </w:tabs>
        <w:rPr>
          <w:b/>
        </w:rPr>
      </w:pPr>
    </w:p>
    <w:p w14:paraId="6BD2DB82" w14:textId="77777777" w:rsidR="009B53A5" w:rsidRPr="009B53A5" w:rsidRDefault="009B53A5" w:rsidP="009B53A5">
      <w:pPr>
        <w:pStyle w:val="Figure"/>
        <w:tabs>
          <w:tab w:val="left" w:pos="6195"/>
        </w:tabs>
        <w:rPr>
          <w:b/>
        </w:rPr>
      </w:pPr>
      <w:r w:rsidRPr="005A0224">
        <w:rPr>
          <w:b/>
        </w:rPr>
        <w:t>Figure 5.2</w:t>
      </w:r>
    </w:p>
    <w:p w14:paraId="6BD2DB83" w14:textId="77777777" w:rsidR="009B53A5" w:rsidRDefault="0028245D" w:rsidP="009B53A5">
      <w:pPr>
        <w:pStyle w:val="Figure"/>
        <w:tabs>
          <w:tab w:val="left" w:pos="6195"/>
        </w:tabs>
      </w:pPr>
      <w:r>
        <w:rPr>
          <w:noProof/>
        </w:rPr>
        <w:pict w14:anchorId="6BD2DBEA">
          <v:oval id="Oval 34" o:spid="_x0000_s1031" style="position:absolute;margin-left:147pt;margin-top:17.45pt;width:126pt;height:23.2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" filled="f" strokecolor="#243f60 [1604]" strokeweight="2pt"/>
        </w:pict>
      </w:r>
      <w:r w:rsidR="009B53A5">
        <w:rPr>
          <w:noProof/>
        </w:rPr>
        <w:drawing>
          <wp:inline distT="0" distB="0" distL="0" distR="0" wp14:anchorId="6BD2DBEB" wp14:editId="6BD2DBEC">
            <wp:extent cx="5943600" cy="1325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1325880"/>
                    </a:xfrm>
                    <a:prstGeom prst="rect">
                      <a:avLst/>
                    </a:prstGeom>
                  </pic:spPr>
                </pic:pic>
              </a:graphicData>
            </a:graphic>
          </wp:inline>
        </w:drawing>
      </w:r>
    </w:p>
    <w:p w14:paraId="6BD2DB84" w14:textId="77777777" w:rsidR="009B53A5" w:rsidRDefault="009B53A5" w:rsidP="00747067"/>
    <w:p w14:paraId="6BD2DB85" w14:textId="77777777" w:rsidR="009B53A5" w:rsidRDefault="009B53A5" w:rsidP="00747067"/>
    <w:p w14:paraId="6BD2DB86" w14:textId="77777777" w:rsidR="009B53A5" w:rsidRPr="009B53A5" w:rsidRDefault="009B53A5" w:rsidP="009B53A5">
      <w:pPr>
        <w:pStyle w:val="Figure"/>
        <w:tabs>
          <w:tab w:val="left" w:pos="6195"/>
        </w:tabs>
        <w:rPr>
          <w:b/>
        </w:rPr>
      </w:pPr>
      <w:r>
        <w:rPr>
          <w:b/>
        </w:rPr>
        <w:lastRenderedPageBreak/>
        <w:t>Figure 5.3</w:t>
      </w:r>
    </w:p>
    <w:p w14:paraId="6BD2DB87" w14:textId="77777777" w:rsidR="009B53A5" w:rsidRDefault="009B53A5" w:rsidP="009B53A5">
      <w:pPr>
        <w:pStyle w:val="Figure"/>
        <w:tabs>
          <w:tab w:val="left" w:pos="6195"/>
        </w:tabs>
      </w:pPr>
      <w:r>
        <w:rPr>
          <w:noProof/>
        </w:rPr>
        <w:drawing>
          <wp:inline distT="0" distB="0" distL="0" distR="0" wp14:anchorId="6BD2DBED" wp14:editId="6BD2DBEE">
            <wp:extent cx="5943600" cy="5745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5745480"/>
                    </a:xfrm>
                    <a:prstGeom prst="rect">
                      <a:avLst/>
                    </a:prstGeom>
                  </pic:spPr>
                </pic:pic>
              </a:graphicData>
            </a:graphic>
          </wp:inline>
        </w:drawing>
      </w:r>
    </w:p>
    <w:p w14:paraId="6BD2DB88" w14:textId="77777777" w:rsidR="009B53A5" w:rsidRDefault="009B53A5" w:rsidP="009B53A5">
      <w:pPr>
        <w:pStyle w:val="Figure"/>
        <w:tabs>
          <w:tab w:val="left" w:pos="6195"/>
        </w:tabs>
      </w:pPr>
    </w:p>
    <w:p w14:paraId="6BD2DB89" w14:textId="77777777" w:rsidR="009B53A5" w:rsidRDefault="009B53A5" w:rsidP="009B53A5">
      <w:pPr>
        <w:pStyle w:val="Figure"/>
        <w:tabs>
          <w:tab w:val="left" w:pos="6195"/>
        </w:tabs>
      </w:pPr>
      <w:r>
        <w:rPr>
          <w:noProof/>
        </w:rPr>
        <w:lastRenderedPageBreak/>
        <w:drawing>
          <wp:inline distT="0" distB="0" distL="0" distR="0" wp14:anchorId="6BD2DBEF" wp14:editId="6BD2DBF0">
            <wp:extent cx="5943600" cy="69634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6963410"/>
                    </a:xfrm>
                    <a:prstGeom prst="rect">
                      <a:avLst/>
                    </a:prstGeom>
                  </pic:spPr>
                </pic:pic>
              </a:graphicData>
            </a:graphic>
          </wp:inline>
        </w:drawing>
      </w:r>
    </w:p>
    <w:p w14:paraId="6BD2DB8A" w14:textId="77777777" w:rsidR="009B53A5" w:rsidRDefault="009B53A5" w:rsidP="009B53A5">
      <w:pPr>
        <w:spacing w:after="0" w:line="240" w:lineRule="auto"/>
        <w:rPr>
          <w:rFonts w:cs="Calibri"/>
          <w:szCs w:val="20"/>
        </w:rPr>
      </w:pPr>
      <w:r>
        <w:br w:type="page"/>
      </w:r>
    </w:p>
    <w:p w14:paraId="6BD2DB8B" w14:textId="77777777" w:rsidR="009B53A5" w:rsidRDefault="009B53A5" w:rsidP="009B53A5">
      <w:pPr>
        <w:pStyle w:val="Figure"/>
        <w:tabs>
          <w:tab w:val="left" w:pos="6195"/>
        </w:tabs>
      </w:pPr>
      <w:r>
        <w:rPr>
          <w:noProof/>
        </w:rPr>
        <w:lastRenderedPageBreak/>
        <w:drawing>
          <wp:inline distT="0" distB="0" distL="0" distR="0" wp14:anchorId="6BD2DBF1" wp14:editId="6BD2DBF2">
            <wp:extent cx="5941050" cy="41433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4145153"/>
                    </a:xfrm>
                    <a:prstGeom prst="rect">
                      <a:avLst/>
                    </a:prstGeom>
                  </pic:spPr>
                </pic:pic>
              </a:graphicData>
            </a:graphic>
          </wp:inline>
        </w:drawing>
      </w:r>
    </w:p>
    <w:p w14:paraId="6BD2DB8C" w14:textId="77777777" w:rsidR="009B53A5" w:rsidRDefault="009B53A5" w:rsidP="009B53A5">
      <w:pPr>
        <w:pStyle w:val="Figure"/>
        <w:tabs>
          <w:tab w:val="left" w:pos="6195"/>
        </w:tabs>
      </w:pPr>
      <w:r>
        <w:rPr>
          <w:noProof/>
        </w:rPr>
        <w:drawing>
          <wp:inline distT="0" distB="0" distL="0" distR="0" wp14:anchorId="6BD2DBF3" wp14:editId="6BD2DBF4">
            <wp:extent cx="5995359" cy="331474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014174" cy="3325144"/>
                    </a:xfrm>
                    <a:prstGeom prst="rect">
                      <a:avLst/>
                    </a:prstGeom>
                  </pic:spPr>
                </pic:pic>
              </a:graphicData>
            </a:graphic>
          </wp:inline>
        </w:drawing>
      </w:r>
    </w:p>
    <w:p w14:paraId="6BD2DB8D" w14:textId="77777777" w:rsidR="009B53A5" w:rsidRDefault="009B53A5" w:rsidP="009B53A5">
      <w:pPr>
        <w:pStyle w:val="Figure"/>
        <w:tabs>
          <w:tab w:val="left" w:pos="6195"/>
        </w:tabs>
      </w:pPr>
    </w:p>
    <w:p w14:paraId="6BD2DB8E" w14:textId="77777777" w:rsidR="009B53A5" w:rsidRPr="009B53A5" w:rsidRDefault="009B53A5" w:rsidP="009B53A5">
      <w:pPr>
        <w:pStyle w:val="ListNumber2"/>
        <w:ind w:left="360"/>
        <w:rPr>
          <w:b/>
        </w:rPr>
      </w:pPr>
      <w:r>
        <w:rPr>
          <w:b/>
        </w:rPr>
        <w:lastRenderedPageBreak/>
        <w:t>Figure 6.0</w:t>
      </w:r>
    </w:p>
    <w:p w14:paraId="6BD2DB8F" w14:textId="77777777" w:rsidR="009B53A5" w:rsidRDefault="009B53A5" w:rsidP="009B53A5">
      <w:pPr>
        <w:pStyle w:val="ListNumber2"/>
        <w:ind w:left="360"/>
      </w:pPr>
      <w:r>
        <w:rPr>
          <w:noProof/>
        </w:rPr>
        <w:drawing>
          <wp:inline distT="0" distB="0" distL="0" distR="0" wp14:anchorId="6BD2DBF5" wp14:editId="6BD2DBF6">
            <wp:extent cx="6225540" cy="28822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25540" cy="2882265"/>
                    </a:xfrm>
                    <a:prstGeom prst="rect">
                      <a:avLst/>
                    </a:prstGeom>
                    <a:noFill/>
                    <a:ln>
                      <a:noFill/>
                    </a:ln>
                  </pic:spPr>
                </pic:pic>
              </a:graphicData>
            </a:graphic>
          </wp:inline>
        </w:drawing>
      </w:r>
    </w:p>
    <w:p w14:paraId="6BD2DB90" w14:textId="77777777" w:rsidR="009B53A5" w:rsidRPr="009B53A5" w:rsidRDefault="009B53A5" w:rsidP="009B53A5">
      <w:pPr>
        <w:pStyle w:val="ListNumber2"/>
        <w:rPr>
          <w:b/>
        </w:rPr>
      </w:pPr>
      <w:r>
        <w:rPr>
          <w:b/>
        </w:rPr>
        <w:t>Figure 6.1</w:t>
      </w:r>
    </w:p>
    <w:p w14:paraId="6BD2DB91" w14:textId="77777777" w:rsidR="009B53A5" w:rsidRDefault="0028245D" w:rsidP="009B53A5">
      <w:pPr>
        <w:spacing w:after="0" w:line="240" w:lineRule="auto"/>
      </w:pPr>
      <w:r>
        <w:rPr>
          <w:noProof/>
        </w:rPr>
        <w:pict w14:anchorId="6BD2DBF7">
          <v:oval id="Oval 26" o:spid="_x0000_s1030" style="position:absolute;margin-left:137.85pt;margin-top:95.6pt;width:138.75pt;height:25.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" filled="f" strokecolor="red" strokeweight="2pt"/>
        </w:pict>
      </w:r>
      <w:r w:rsidR="009B53A5">
        <w:rPr>
          <w:noProof/>
        </w:rPr>
        <w:drawing>
          <wp:inline distT="0" distB="0" distL="0" distR="0" wp14:anchorId="6BD2DBF8" wp14:editId="6BD2DBF9">
            <wp:extent cx="5864182" cy="267004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870841" cy="2673080"/>
                    </a:xfrm>
                    <a:prstGeom prst="rect">
                      <a:avLst/>
                    </a:prstGeom>
                  </pic:spPr>
                </pic:pic>
              </a:graphicData>
            </a:graphic>
          </wp:inline>
        </w:drawing>
      </w:r>
    </w:p>
    <w:p w14:paraId="6BD2DB92" w14:textId="77777777" w:rsidR="009B53A5" w:rsidRDefault="009B53A5" w:rsidP="009B53A5">
      <w:pPr>
        <w:spacing w:after="0" w:line="240" w:lineRule="auto"/>
      </w:pPr>
    </w:p>
    <w:p w14:paraId="6BD2DB93" w14:textId="77777777" w:rsidR="009B53A5" w:rsidRDefault="009B53A5" w:rsidP="009B53A5">
      <w:pPr>
        <w:spacing w:after="0" w:line="240" w:lineRule="auto"/>
      </w:pPr>
    </w:p>
    <w:p w14:paraId="6BD2DB94" w14:textId="77777777" w:rsidR="009B53A5" w:rsidRDefault="009B53A5" w:rsidP="009B53A5">
      <w:pPr>
        <w:spacing w:after="0" w:line="240" w:lineRule="auto"/>
      </w:pPr>
    </w:p>
    <w:p w14:paraId="6BD2DB95" w14:textId="77777777" w:rsidR="009B53A5" w:rsidRDefault="009B53A5" w:rsidP="009B53A5">
      <w:pPr>
        <w:spacing w:after="0" w:line="240" w:lineRule="auto"/>
      </w:pPr>
    </w:p>
    <w:p w14:paraId="6BD2DB96" w14:textId="77777777" w:rsidR="009B53A5" w:rsidRDefault="009B53A5" w:rsidP="009B53A5">
      <w:pPr>
        <w:spacing w:after="0" w:line="240" w:lineRule="auto"/>
      </w:pPr>
    </w:p>
    <w:p w14:paraId="6BD2DB97" w14:textId="77777777" w:rsidR="009B53A5" w:rsidRDefault="009B53A5" w:rsidP="009B53A5">
      <w:pPr>
        <w:spacing w:after="0" w:line="240" w:lineRule="auto"/>
      </w:pPr>
    </w:p>
    <w:p w14:paraId="6BD2DB98" w14:textId="77777777" w:rsidR="009B53A5" w:rsidRDefault="009B53A5" w:rsidP="009B53A5">
      <w:pPr>
        <w:spacing w:after="0" w:line="240" w:lineRule="auto"/>
      </w:pPr>
    </w:p>
    <w:p w14:paraId="6BD2DB99" w14:textId="77777777" w:rsidR="009B53A5" w:rsidRDefault="009B53A5" w:rsidP="009B53A5">
      <w:pPr>
        <w:spacing w:after="0" w:line="240" w:lineRule="auto"/>
      </w:pPr>
    </w:p>
    <w:p w14:paraId="6BD2DB9A" w14:textId="77777777" w:rsidR="009B53A5" w:rsidRDefault="009B53A5" w:rsidP="009B53A5">
      <w:pPr>
        <w:spacing w:after="0" w:line="240" w:lineRule="auto"/>
      </w:pPr>
    </w:p>
    <w:p w14:paraId="6BD2DB9B" w14:textId="77777777" w:rsidR="009B53A5" w:rsidRDefault="009B53A5" w:rsidP="009B53A5">
      <w:pPr>
        <w:spacing w:after="0" w:line="240" w:lineRule="auto"/>
      </w:pPr>
    </w:p>
    <w:p w14:paraId="6BD2DB9C" w14:textId="77777777" w:rsidR="009B53A5" w:rsidRPr="009B53A5" w:rsidRDefault="009B53A5" w:rsidP="009B53A5">
      <w:pPr>
        <w:pStyle w:val="ListNumber2"/>
        <w:ind w:left="6" w:firstLine="1"/>
        <w:rPr>
          <w:rFonts w:ascii="Verdana" w:hAnsi="Verdana" w:cs="Arial"/>
          <w:b/>
          <w:color w:val="808080"/>
          <w:kern w:val="32"/>
          <w:sz w:val="28"/>
          <w:szCs w:val="32"/>
        </w:rPr>
      </w:pPr>
      <w:r w:rsidRPr="00D634D2">
        <w:rPr>
          <w:b/>
        </w:rPr>
        <w:lastRenderedPageBreak/>
        <w:t>Figure 6.2</w:t>
      </w:r>
    </w:p>
    <w:p w14:paraId="6BD2DB9D" w14:textId="77777777" w:rsidR="009B53A5" w:rsidRDefault="0028245D" w:rsidP="009B53A5">
      <w:pPr>
        <w:spacing w:after="0" w:line="240" w:lineRule="auto"/>
        <w:jc w:val="center"/>
      </w:pPr>
      <w:r>
        <w:rPr>
          <w:noProof/>
        </w:rPr>
        <w:pict w14:anchorId="6BD2DBFA">
          <v:oval id="Oval 13" o:spid="_x0000_s1029" style="position:absolute;left:0;text-align:left;margin-left:142.5pt;margin-top:272.25pt;width:138.75pt;height:20.2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" filled="f" strokecolor="red" strokeweight="2pt"/>
        </w:pict>
      </w:r>
      <w:r>
        <w:rPr>
          <w:noProof/>
        </w:rPr>
        <w:pict w14:anchorId="6BD2DBFB">
          <v:oval id="Oval 28" o:spid="_x0000_s1028" style="position:absolute;left:0;text-align:left;margin-left:142.5pt;margin-top:336.95pt;width:138.75pt;height:20.2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" filled="f" strokecolor="#00b050" strokeweight="2pt"/>
        </w:pict>
      </w:r>
      <w:r w:rsidR="009B53A5">
        <w:rPr>
          <w:noProof/>
        </w:rPr>
        <w:drawing>
          <wp:inline distT="0" distB="0" distL="0" distR="0" wp14:anchorId="6BD2DBFC" wp14:editId="6BD2DBFD">
            <wp:extent cx="5943600" cy="623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6238875"/>
                    </a:xfrm>
                    <a:prstGeom prst="rect">
                      <a:avLst/>
                    </a:prstGeom>
                  </pic:spPr>
                </pic:pic>
              </a:graphicData>
            </a:graphic>
          </wp:inline>
        </w:drawing>
      </w:r>
    </w:p>
    <w:p w14:paraId="6BD2DB9E" w14:textId="77777777" w:rsidR="009B53A5" w:rsidRDefault="009B53A5" w:rsidP="00747067"/>
    <w:p w14:paraId="6BD2DB9F" w14:textId="77777777" w:rsidR="009B53A5" w:rsidRDefault="009B53A5" w:rsidP="00747067"/>
    <w:p w14:paraId="6BD2DBA0" w14:textId="77777777" w:rsidR="009B53A5" w:rsidRDefault="009B53A5" w:rsidP="00747067"/>
    <w:p w14:paraId="6BD2DBA1" w14:textId="77777777" w:rsidR="009B53A5" w:rsidRDefault="009B53A5" w:rsidP="00747067"/>
    <w:p w14:paraId="6BD2DBA2" w14:textId="77777777" w:rsidR="009B53A5" w:rsidRDefault="009B53A5" w:rsidP="00747067"/>
    <w:p w14:paraId="6BD2DBA3" w14:textId="77777777" w:rsidR="009B53A5" w:rsidRPr="009B53A5" w:rsidRDefault="009B53A5" w:rsidP="00747067">
      <w:pPr>
        <w:rPr>
          <w:b/>
        </w:rPr>
      </w:pPr>
      <w:r>
        <w:rPr>
          <w:b/>
        </w:rPr>
        <w:lastRenderedPageBreak/>
        <w:t>Figure 6.3</w:t>
      </w:r>
    </w:p>
    <w:p w14:paraId="6BD2DBA4" w14:textId="77777777" w:rsidR="009B53A5" w:rsidRDefault="009B53A5" w:rsidP="009B53A5">
      <w:pPr>
        <w:pStyle w:val="ListNumber2"/>
        <w:ind w:left="792"/>
      </w:pPr>
      <w:r>
        <w:rPr>
          <w:noProof/>
        </w:rPr>
        <w:drawing>
          <wp:inline distT="0" distB="0" distL="0" distR="0" wp14:anchorId="6BD2DBFE" wp14:editId="6BD2DBFF">
            <wp:extent cx="5943600" cy="459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4591050"/>
                    </a:xfrm>
                    <a:prstGeom prst="rect">
                      <a:avLst/>
                    </a:prstGeom>
                  </pic:spPr>
                </pic:pic>
              </a:graphicData>
            </a:graphic>
          </wp:inline>
        </w:drawing>
      </w:r>
    </w:p>
    <w:p w14:paraId="6BD2DBA5" w14:textId="77777777" w:rsidR="009B53A5" w:rsidRDefault="009B53A5" w:rsidP="009B53A5">
      <w:pPr>
        <w:spacing w:after="0" w:line="240" w:lineRule="auto"/>
        <w:rPr>
          <w:rFonts w:cs="Calibri"/>
          <w:szCs w:val="20"/>
        </w:rPr>
      </w:pPr>
      <w:r>
        <w:br w:type="page"/>
      </w:r>
    </w:p>
    <w:p w14:paraId="6BD2DBA6" w14:textId="77777777" w:rsidR="009B53A5" w:rsidRDefault="009B53A5" w:rsidP="009B53A5">
      <w:pPr>
        <w:pStyle w:val="Figure"/>
      </w:pPr>
      <w:r>
        <w:rPr>
          <w:noProof/>
        </w:rPr>
        <w:lastRenderedPageBreak/>
        <w:drawing>
          <wp:inline distT="0" distB="0" distL="0" distR="0" wp14:anchorId="6BD2DC00" wp14:editId="6BD2DC01">
            <wp:extent cx="59436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3124200"/>
                    </a:xfrm>
                    <a:prstGeom prst="rect">
                      <a:avLst/>
                    </a:prstGeom>
                  </pic:spPr>
                </pic:pic>
              </a:graphicData>
            </a:graphic>
          </wp:inline>
        </w:drawing>
      </w:r>
    </w:p>
    <w:p w14:paraId="6BD2DBA7" w14:textId="77777777" w:rsidR="009B53A5" w:rsidRDefault="009B53A5" w:rsidP="009B53A5">
      <w:pPr>
        <w:pStyle w:val="Figure"/>
      </w:pPr>
      <w:r>
        <w:rPr>
          <w:noProof/>
        </w:rPr>
        <w:drawing>
          <wp:inline distT="0" distB="0" distL="0" distR="0" wp14:anchorId="6BD2DC02" wp14:editId="6BD2DC03">
            <wp:extent cx="5943600" cy="4406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4406265"/>
                    </a:xfrm>
                    <a:prstGeom prst="rect">
                      <a:avLst/>
                    </a:prstGeom>
                  </pic:spPr>
                </pic:pic>
              </a:graphicData>
            </a:graphic>
          </wp:inline>
        </w:drawing>
      </w:r>
    </w:p>
    <w:p w14:paraId="6BD2DBA8" w14:textId="77777777" w:rsidR="009B53A5" w:rsidRDefault="009B53A5" w:rsidP="009B53A5">
      <w:pPr>
        <w:pStyle w:val="Figure"/>
      </w:pPr>
      <w:r>
        <w:rPr>
          <w:noProof/>
        </w:rPr>
        <w:lastRenderedPageBreak/>
        <w:drawing>
          <wp:inline distT="0" distB="0" distL="0" distR="0" wp14:anchorId="6BD2DC04" wp14:editId="6BD2DC05">
            <wp:extent cx="5943600" cy="528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5286375"/>
                    </a:xfrm>
                    <a:prstGeom prst="rect">
                      <a:avLst/>
                    </a:prstGeom>
                  </pic:spPr>
                </pic:pic>
              </a:graphicData>
            </a:graphic>
          </wp:inline>
        </w:drawing>
      </w:r>
    </w:p>
    <w:p w14:paraId="6BD2DBA9" w14:textId="77777777" w:rsidR="009B53A5" w:rsidRDefault="009B53A5" w:rsidP="009B53A5">
      <w:pPr>
        <w:pStyle w:val="Figure"/>
      </w:pPr>
    </w:p>
    <w:p w14:paraId="6BD2DBAA" w14:textId="77777777" w:rsidR="009B53A5" w:rsidRDefault="009B53A5" w:rsidP="009B53A5">
      <w:pPr>
        <w:pStyle w:val="Figure"/>
      </w:pPr>
    </w:p>
    <w:p w14:paraId="6BD2DBAB" w14:textId="77777777" w:rsidR="009B53A5" w:rsidRDefault="009B53A5" w:rsidP="009B53A5">
      <w:pPr>
        <w:pStyle w:val="Figure"/>
      </w:pPr>
    </w:p>
    <w:p w14:paraId="6BD2DBAC" w14:textId="77777777" w:rsidR="009B53A5" w:rsidRDefault="009B53A5" w:rsidP="009B53A5">
      <w:pPr>
        <w:pStyle w:val="Figure"/>
      </w:pPr>
    </w:p>
    <w:p w14:paraId="6BD2DBAD" w14:textId="77777777" w:rsidR="009B53A5" w:rsidRDefault="009B53A5" w:rsidP="009B53A5">
      <w:pPr>
        <w:pStyle w:val="Figure"/>
      </w:pPr>
    </w:p>
    <w:p w14:paraId="6BD2DBAE" w14:textId="77777777" w:rsidR="009B53A5" w:rsidRDefault="009B53A5" w:rsidP="009B53A5">
      <w:pPr>
        <w:pStyle w:val="Figure"/>
      </w:pPr>
    </w:p>
    <w:p w14:paraId="6BD2DBAF" w14:textId="77777777" w:rsidR="009B53A5" w:rsidRDefault="009B53A5" w:rsidP="009B53A5">
      <w:pPr>
        <w:pStyle w:val="Figure"/>
      </w:pPr>
    </w:p>
    <w:p w14:paraId="6BD2DBB0" w14:textId="77777777" w:rsidR="009B53A5" w:rsidRDefault="009B53A5" w:rsidP="009B53A5">
      <w:pPr>
        <w:pStyle w:val="Figure"/>
      </w:pPr>
    </w:p>
    <w:p w14:paraId="6BD2DBB1" w14:textId="77777777" w:rsidR="009B53A5" w:rsidRDefault="009B53A5" w:rsidP="009B53A5">
      <w:pPr>
        <w:pStyle w:val="Figure"/>
      </w:pPr>
    </w:p>
    <w:p w14:paraId="6BD2DBB2" w14:textId="77777777" w:rsidR="009B53A5" w:rsidRDefault="009B53A5" w:rsidP="009B53A5">
      <w:pPr>
        <w:pStyle w:val="Figure"/>
      </w:pPr>
    </w:p>
    <w:p w14:paraId="6BD2DBB3" w14:textId="77777777" w:rsidR="009B53A5" w:rsidRDefault="009B53A5" w:rsidP="009B53A5">
      <w:pPr>
        <w:pStyle w:val="Figure"/>
      </w:pPr>
    </w:p>
    <w:p w14:paraId="6BD2DBB4" w14:textId="77777777" w:rsidR="009B53A5" w:rsidRDefault="009B53A5" w:rsidP="009B53A5">
      <w:pPr>
        <w:pStyle w:val="Figure"/>
      </w:pPr>
    </w:p>
    <w:p w14:paraId="6BD2DBB5" w14:textId="77777777" w:rsidR="009B53A5" w:rsidRDefault="009B53A5" w:rsidP="009B53A5">
      <w:pPr>
        <w:pStyle w:val="Figure"/>
      </w:pPr>
    </w:p>
    <w:p w14:paraId="6BD2DBB6" w14:textId="77777777" w:rsidR="009B53A5" w:rsidRDefault="009B53A5" w:rsidP="009B53A5">
      <w:pPr>
        <w:pStyle w:val="Figure"/>
      </w:pPr>
    </w:p>
    <w:p w14:paraId="6BD2DBB7" w14:textId="77777777" w:rsidR="009B53A5" w:rsidRPr="009B53A5" w:rsidRDefault="009B53A5" w:rsidP="00747067">
      <w:pPr>
        <w:rPr>
          <w:b/>
        </w:rPr>
      </w:pPr>
      <w:r w:rsidRPr="009B53A5">
        <w:rPr>
          <w:b/>
        </w:rPr>
        <w:lastRenderedPageBreak/>
        <w:t>Figure 7.0</w:t>
      </w:r>
    </w:p>
    <w:p w14:paraId="6BD2DBB8" w14:textId="77777777" w:rsidR="009B53A5" w:rsidRDefault="009B53A5" w:rsidP="009B53A5">
      <w:r>
        <w:rPr>
          <w:noProof/>
        </w:rPr>
        <w:drawing>
          <wp:inline distT="0" distB="0" distL="0" distR="0" wp14:anchorId="6BD2DC06" wp14:editId="6BD2DC07">
            <wp:extent cx="5403702" cy="3497809"/>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07853" cy="3500496"/>
                    </a:xfrm>
                    <a:prstGeom prst="rect">
                      <a:avLst/>
                    </a:prstGeom>
                  </pic:spPr>
                </pic:pic>
              </a:graphicData>
            </a:graphic>
          </wp:inline>
        </w:drawing>
      </w:r>
    </w:p>
    <w:p w14:paraId="6BD2DBB9" w14:textId="77777777" w:rsidR="009B53A5" w:rsidRDefault="009B53A5" w:rsidP="009B53A5">
      <w:r>
        <w:rPr>
          <w:noProof/>
        </w:rPr>
        <w:drawing>
          <wp:inline distT="0" distB="0" distL="0" distR="0" wp14:anchorId="6BD2DC08" wp14:editId="6BD2DC09">
            <wp:extent cx="5411209" cy="363174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441940" cy="3652368"/>
                    </a:xfrm>
                    <a:prstGeom prst="rect">
                      <a:avLst/>
                    </a:prstGeom>
                  </pic:spPr>
                </pic:pic>
              </a:graphicData>
            </a:graphic>
          </wp:inline>
        </w:drawing>
      </w:r>
    </w:p>
    <w:p w14:paraId="6BD2DBBA" w14:textId="77777777" w:rsidR="009B53A5" w:rsidRDefault="009B53A5" w:rsidP="009B53A5"/>
    <w:p w14:paraId="6BD2DBBB" w14:textId="77777777" w:rsidR="009B53A5" w:rsidRDefault="009B53A5" w:rsidP="009B53A5">
      <w:r>
        <w:rPr>
          <w:noProof/>
        </w:rPr>
        <w:lastRenderedPageBreak/>
        <w:drawing>
          <wp:inline distT="0" distB="0" distL="0" distR="0" wp14:anchorId="6BD2DC0A" wp14:editId="6BD2DC0B">
            <wp:extent cx="5431349" cy="35683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56300" cy="3584695"/>
                    </a:xfrm>
                    <a:prstGeom prst="rect">
                      <a:avLst/>
                    </a:prstGeom>
                  </pic:spPr>
                </pic:pic>
              </a:graphicData>
            </a:graphic>
          </wp:inline>
        </w:drawing>
      </w:r>
    </w:p>
    <w:p w14:paraId="6BD2DBBC" w14:textId="77777777" w:rsidR="009B53A5" w:rsidRPr="007C2555" w:rsidRDefault="0028245D" w:rsidP="009B53A5">
      <w:r>
        <w:rPr>
          <w:noProof/>
        </w:rPr>
        <w:pict w14:anchorId="6BD2DC0C">
          <v:oval id="Oval 46" o:spid="_x0000_s1027" style="position:absolute;margin-left:123.85pt;margin-top:132.75pt;width:140.55pt;height:97.9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" filled="f" strokecolor="red" strokeweight="2pt"/>
        </w:pict>
      </w:r>
      <w:r w:rsidR="009B53A5">
        <w:rPr>
          <w:noProof/>
        </w:rPr>
        <w:drawing>
          <wp:inline distT="0" distB="0" distL="0" distR="0" wp14:anchorId="6BD2DC0D" wp14:editId="6BD2DC0E">
            <wp:extent cx="5429502" cy="347853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470256" cy="3504645"/>
                    </a:xfrm>
                    <a:prstGeom prst="rect">
                      <a:avLst/>
                    </a:prstGeom>
                  </pic:spPr>
                </pic:pic>
              </a:graphicData>
            </a:graphic>
          </wp:inline>
        </w:drawing>
      </w:r>
    </w:p>
    <w:p w14:paraId="6BD2DBBD" w14:textId="77777777" w:rsidR="009B53A5" w:rsidRDefault="009B53A5" w:rsidP="00747067"/>
    <w:p w14:paraId="6BD2DBBE" w14:textId="77777777" w:rsidR="009B53A5" w:rsidRDefault="009B53A5" w:rsidP="00747067"/>
    <w:p w14:paraId="6BD2DBBF" w14:textId="77777777" w:rsidR="009B53A5" w:rsidRDefault="009B53A5" w:rsidP="00747067">
      <w:r>
        <w:rPr>
          <w:b/>
        </w:rPr>
        <w:lastRenderedPageBreak/>
        <w:t>Figure 8.0 – Reference for requirements 8.1 – 8.7</w:t>
      </w:r>
    </w:p>
    <w:p w14:paraId="6BD2DBC0" w14:textId="77777777" w:rsidR="009B53A5" w:rsidRDefault="009B53A5" w:rsidP="009B53A5">
      <w:pPr>
        <w:spacing w:after="0" w:line="240" w:lineRule="auto"/>
        <w:rPr>
          <w:b/>
        </w:rPr>
      </w:pPr>
      <w:r>
        <w:rPr>
          <w:noProof/>
        </w:rPr>
        <w:drawing>
          <wp:inline distT="0" distB="0" distL="0" distR="0" wp14:anchorId="6BD2DC0F" wp14:editId="6BD2DC10">
            <wp:extent cx="6457950" cy="41122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457950" cy="4112260"/>
                    </a:xfrm>
                    <a:prstGeom prst="rect">
                      <a:avLst/>
                    </a:prstGeom>
                  </pic:spPr>
                </pic:pic>
              </a:graphicData>
            </a:graphic>
          </wp:inline>
        </w:drawing>
      </w:r>
    </w:p>
    <w:p w14:paraId="6BD2DBC1" w14:textId="77777777" w:rsidR="009B53A5" w:rsidRDefault="009B53A5" w:rsidP="009B53A5">
      <w:pPr>
        <w:spacing w:after="0" w:line="240" w:lineRule="auto"/>
        <w:rPr>
          <w:b/>
        </w:rPr>
      </w:pPr>
    </w:p>
    <w:p w14:paraId="5DE51240" w14:textId="29AC4127" w:rsidR="00791155" w:rsidRDefault="00791155" w:rsidP="009B53A5">
      <w:pPr>
        <w:spacing w:after="0" w:line="240" w:lineRule="auto"/>
        <w:rPr>
          <w:b/>
        </w:rPr>
      </w:pPr>
    </w:p>
    <w:p w14:paraId="19FD94E8" w14:textId="490B531E" w:rsidR="00791155" w:rsidRDefault="00791155" w:rsidP="009B53A5">
      <w:pPr>
        <w:spacing w:after="0" w:line="240" w:lineRule="auto"/>
        <w:rPr>
          <w:b/>
        </w:rPr>
      </w:pPr>
      <w:r>
        <w:rPr>
          <w:b/>
        </w:rPr>
        <w:t>Figure 8.0 – Reference for requirement 10.0</w:t>
      </w:r>
    </w:p>
    <w:p w14:paraId="2839B617" w14:textId="5ABC607D" w:rsidR="00791155" w:rsidRDefault="00791155" w:rsidP="009B53A5">
      <w:pPr>
        <w:spacing w:after="0" w:line="240" w:lineRule="auto"/>
        <w:rPr>
          <w:b/>
        </w:rPr>
      </w:pPr>
      <w:r>
        <w:rPr>
          <w:noProof/>
        </w:rPr>
        <w:drawing>
          <wp:inline distT="0" distB="0" distL="0" distR="0" wp14:anchorId="07CE6F1C" wp14:editId="337AF43D">
            <wp:extent cx="3968737" cy="2232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472" cy="2234099"/>
                    </a:xfrm>
                    <a:prstGeom prst="rect">
                      <a:avLst/>
                    </a:prstGeom>
                  </pic:spPr>
                </pic:pic>
              </a:graphicData>
            </a:graphic>
          </wp:inline>
        </w:drawing>
      </w:r>
    </w:p>
    <w:p w14:paraId="0EF8A6CC" w14:textId="77777777" w:rsidR="00791155" w:rsidRDefault="00791155" w:rsidP="00791155">
      <w:pPr>
        <w:rPr>
          <w:b/>
        </w:rPr>
      </w:pPr>
    </w:p>
    <w:p w14:paraId="7423A364" w14:textId="77777777" w:rsidR="00791155" w:rsidRDefault="00791155" w:rsidP="00791155">
      <w:pPr>
        <w:rPr>
          <w:b/>
        </w:rPr>
      </w:pPr>
    </w:p>
    <w:p w14:paraId="164037E1" w14:textId="77777777" w:rsidR="00791155" w:rsidRDefault="00791155" w:rsidP="00791155">
      <w:pPr>
        <w:rPr>
          <w:b/>
        </w:rPr>
      </w:pPr>
    </w:p>
    <w:p w14:paraId="16EAE9D0" w14:textId="25C871CF" w:rsidR="00791155" w:rsidRDefault="00791155" w:rsidP="00791155">
      <w:r>
        <w:rPr>
          <w:b/>
        </w:rPr>
        <w:lastRenderedPageBreak/>
        <w:t xml:space="preserve">Figure </w:t>
      </w:r>
      <w:r>
        <w:rPr>
          <w:b/>
        </w:rPr>
        <w:t>9</w:t>
      </w:r>
      <w:r>
        <w:rPr>
          <w:b/>
        </w:rPr>
        <w:t xml:space="preserve">.0 – Reference for requirements </w:t>
      </w:r>
      <w:r>
        <w:rPr>
          <w:b/>
        </w:rPr>
        <w:t>10.3.5</w:t>
      </w:r>
    </w:p>
    <w:p w14:paraId="461A7FE9" w14:textId="77777777" w:rsidR="00791155" w:rsidRDefault="00791155" w:rsidP="009B53A5">
      <w:pPr>
        <w:spacing w:after="0" w:line="240" w:lineRule="auto"/>
        <w:rPr>
          <w:b/>
        </w:rPr>
      </w:pPr>
    </w:p>
    <w:p w14:paraId="6BD2DBC2" w14:textId="5555C6EB" w:rsidR="009B53A5" w:rsidRDefault="00791155" w:rsidP="00747067">
      <w:r>
        <w:rPr>
          <w:noProof/>
        </w:rPr>
        <w:drawing>
          <wp:inline distT="0" distB="0" distL="0" distR="0" wp14:anchorId="56BD0ABF" wp14:editId="33AE64BE">
            <wp:extent cx="4444645" cy="25002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0249" cy="2503429"/>
                    </a:xfrm>
                    <a:prstGeom prst="rect">
                      <a:avLst/>
                    </a:prstGeom>
                  </pic:spPr>
                </pic:pic>
              </a:graphicData>
            </a:graphic>
          </wp:inline>
        </w:drawing>
      </w:r>
    </w:p>
    <w:p w14:paraId="24A6F052" w14:textId="3B15A26D" w:rsidR="006D4EBF" w:rsidRDefault="006D4EBF" w:rsidP="00747067"/>
    <w:p w14:paraId="556FBF95" w14:textId="6ADE4B2A" w:rsidR="006D4EBF" w:rsidRPr="006D4EBF" w:rsidRDefault="006D4EBF" w:rsidP="00747067">
      <w:pPr>
        <w:rPr>
          <w:b/>
        </w:rPr>
      </w:pPr>
      <w:r w:rsidRPr="006D4EBF">
        <w:rPr>
          <w:b/>
        </w:rPr>
        <w:t xml:space="preserve">Figure 10.0 – Reference for requirement </w:t>
      </w:r>
      <w:r>
        <w:rPr>
          <w:b/>
        </w:rPr>
        <w:t>10.2.5</w:t>
      </w:r>
    </w:p>
    <w:p w14:paraId="51F7C154" w14:textId="4D82BBD5" w:rsidR="006D4EBF" w:rsidRPr="00747067" w:rsidRDefault="006D4EBF" w:rsidP="00747067">
      <w:r>
        <w:rPr>
          <w:noProof/>
        </w:rPr>
        <w:drawing>
          <wp:inline distT="0" distB="0" distL="0" distR="0" wp14:anchorId="2B6CC6A7" wp14:editId="070DBA35">
            <wp:extent cx="5943600" cy="293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2936240"/>
                    </a:xfrm>
                    <a:prstGeom prst="rect">
                      <a:avLst/>
                    </a:prstGeom>
                  </pic:spPr>
                </pic:pic>
              </a:graphicData>
            </a:graphic>
          </wp:inline>
        </w:drawing>
      </w:r>
    </w:p>
    <w:sectPr w:rsidR="006D4EBF" w:rsidRPr="00747067" w:rsidSect="00BE6F9B">
      <w:headerReference w:type="default" r:id="rId44"/>
      <w:footerReference w:type="default" r:id="rId45"/>
      <w:headerReference w:type="first" r:id="rId46"/>
      <w:footerReference w:type="first" r:id="rId47"/>
      <w:pgSz w:w="12240" w:h="15840" w:code="1"/>
      <w:pgMar w:top="1440" w:right="990" w:bottom="1440" w:left="1080" w:header="576" w:footer="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Ellie Huss" w:date="2013-10-10T20:46:00Z" w:initials="EH">
    <w:p w14:paraId="6BD2DC11" w14:textId="77777777" w:rsidR="000549DC" w:rsidRDefault="000549DC">
      <w:pPr>
        <w:pStyle w:val="CommentText"/>
      </w:pPr>
      <w:r>
        <w:rPr>
          <w:rStyle w:val="CommentReference"/>
        </w:rPr>
        <w:annotationRef/>
      </w:r>
      <w:r>
        <w:t>Drop down and selection criteria is the same. The counselee would select their counselor, and the Counselor would choose his/her counselee.</w:t>
      </w:r>
    </w:p>
  </w:comment>
  <w:comment w:id="16" w:author="Ellie Huss" w:date="2013-10-10T20:49:00Z" w:initials="EH">
    <w:p w14:paraId="6BD2DC12" w14:textId="77777777" w:rsidR="000549DC" w:rsidRDefault="000549DC">
      <w:pPr>
        <w:pStyle w:val="CommentText"/>
      </w:pPr>
      <w:r>
        <w:rPr>
          <w:rStyle w:val="CommentReference"/>
        </w:rPr>
        <w:annotationRef/>
      </w:r>
      <w:r>
        <w:t>GAP in requirements – in order to have data – not in our active directory – need a simplistic administrative user interface that allows for the creation and updates of counselees and counselors and their relationships – ADD to section 9.0</w:t>
      </w:r>
      <w:r w:rsidR="00F11BE7">
        <w:t xml:space="preserve"> </w:t>
      </w:r>
    </w:p>
  </w:comment>
  <w:comment w:id="17" w:author="Ellie Huss" w:date="2013-10-10T20:02:00Z" w:initials="EH">
    <w:p w14:paraId="6BD2DC13" w14:textId="77777777" w:rsidR="00FA6CCB" w:rsidRDefault="00FA6CCB">
      <w:pPr>
        <w:pStyle w:val="CommentText"/>
      </w:pPr>
      <w:r>
        <w:rPr>
          <w:rStyle w:val="CommentReference"/>
        </w:rPr>
        <w:annotationRef/>
      </w:r>
      <w:r>
        <w:t>Can this be done in Phase 1 or too complex</w:t>
      </w:r>
    </w:p>
    <w:p w14:paraId="6BD2DC14" w14:textId="77777777" w:rsidR="00F11BE7" w:rsidRDefault="00F11BE7">
      <w:pPr>
        <w:pStyle w:val="CommentText"/>
      </w:pPr>
      <w:r>
        <w:t>The Counselor, can see the comment and the name of the peer comment – Counselee sees a running list of consolidated comments</w:t>
      </w:r>
    </w:p>
    <w:p w14:paraId="6BD2DC15" w14:textId="77777777" w:rsidR="00F11BE7" w:rsidRDefault="00F11BE7">
      <w:pPr>
        <w:pStyle w:val="CommentText"/>
      </w:pPr>
      <w:r>
        <w:t>REQ = counselor to choose what comments he/she wants in the final reveiw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D2DC11" w15:done="0"/>
  <w15:commentEx w15:paraId="6BD2DC12" w15:done="0"/>
  <w15:commentEx w15:paraId="6BD2DC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D2DC19" w14:textId="77777777" w:rsidR="002F1DD0" w:rsidRDefault="002F1DD0">
      <w:r>
        <w:separator/>
      </w:r>
    </w:p>
  </w:endnote>
  <w:endnote w:type="continuationSeparator" w:id="0">
    <w:p w14:paraId="6BD2DC1A" w14:textId="77777777" w:rsidR="002F1DD0" w:rsidRDefault="002F1DD0">
      <w:r>
        <w:continuationSeparator/>
      </w:r>
    </w:p>
  </w:endnote>
  <w:endnote w:type="continuationNotice" w:id="1">
    <w:p w14:paraId="6BD2DC1B" w14:textId="77777777" w:rsidR="002F1DD0" w:rsidRDefault="002F1D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DC1D" w14:textId="77777777" w:rsidR="00C2569A" w:rsidRPr="009C73A8" w:rsidRDefault="006B5E46" w:rsidP="006B5E46">
    <w:pPr>
      <w:pStyle w:val="Footer"/>
      <w:jc w:val="center"/>
    </w:pPr>
    <w:r>
      <w:t>Enterprise Review Functional Requirements</w:t>
    </w:r>
    <w:r w:rsidR="00C2569A" w:rsidRPr="009C73A8">
      <w:t xml:space="preserve">  </w:t>
    </w:r>
    <w:r w:rsidR="00C2569A" w:rsidRPr="009C73A8">
      <w:sym w:font="Symbol" w:char="F0A8"/>
    </w:r>
    <w:r w:rsidR="00C2569A" w:rsidRPr="009C73A8">
      <w:t xml:space="preserve">  </w:t>
    </w:r>
    <w:r w:rsidR="009954F5">
      <w:fldChar w:fldCharType="begin"/>
    </w:r>
    <w:r w:rsidR="00C2569A">
      <w:instrText xml:space="preserve"> PAGE </w:instrText>
    </w:r>
    <w:r w:rsidR="009954F5">
      <w:fldChar w:fldCharType="separate"/>
    </w:r>
    <w:r w:rsidR="0028245D">
      <w:rPr>
        <w:noProof/>
      </w:rPr>
      <w:t>22</w:t>
    </w:r>
    <w:r w:rsidR="009954F5">
      <w:rPr>
        <w:noProof/>
      </w:rPr>
      <w:fldChar w:fldCharType="end"/>
    </w:r>
  </w:p>
  <w:p w14:paraId="6BD2DC1E" w14:textId="77777777" w:rsidR="00C2569A" w:rsidRDefault="00C2569A" w:rsidP="00847464">
    <w:pPr>
      <w:pStyle w:val="Footer"/>
    </w:pPr>
  </w:p>
  <w:p w14:paraId="6BD2DC1F" w14:textId="77777777" w:rsidR="00C2569A" w:rsidRDefault="00C2569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DC21" w14:textId="77777777" w:rsidR="00C2569A" w:rsidRPr="00847464" w:rsidRDefault="00C2569A" w:rsidP="00847464">
    <w:pPr>
      <w:pStyle w:val="Footer"/>
    </w:pPr>
    <w:r>
      <w:t>Copyright ©2011</w:t>
    </w:r>
    <w:r w:rsidRPr="00847464">
      <w:t xml:space="preserve"> Perficient, Inc. All rights reserved. Proprietary and confidential.</w:t>
    </w:r>
  </w:p>
  <w:p w14:paraId="6BD2DC22" w14:textId="77777777" w:rsidR="00C2569A" w:rsidRDefault="00C2569A" w:rsidP="009C73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2DC16" w14:textId="77777777" w:rsidR="002F1DD0" w:rsidRDefault="002F1DD0">
      <w:r>
        <w:separator/>
      </w:r>
    </w:p>
  </w:footnote>
  <w:footnote w:type="continuationSeparator" w:id="0">
    <w:p w14:paraId="6BD2DC17" w14:textId="77777777" w:rsidR="002F1DD0" w:rsidRDefault="002F1DD0">
      <w:r>
        <w:continuationSeparator/>
      </w:r>
    </w:p>
  </w:footnote>
  <w:footnote w:type="continuationNotice" w:id="1">
    <w:p w14:paraId="6BD2DC18" w14:textId="77777777" w:rsidR="002F1DD0" w:rsidRDefault="002F1DD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DC1C" w14:textId="77777777" w:rsidR="00C2569A" w:rsidRPr="00847464" w:rsidRDefault="00C2569A" w:rsidP="00847464">
    <w:pPr>
      <w:pStyle w:val="Header"/>
    </w:pPr>
    <w:r>
      <w:rPr>
        <w:noProof/>
      </w:rPr>
      <w:drawing>
        <wp:inline distT="0" distB="0" distL="0" distR="0" wp14:anchorId="6BD2DC23" wp14:editId="6BD2DC24">
          <wp:extent cx="6762750" cy="895350"/>
          <wp:effectExtent l="19050" t="0" r="0" b="0"/>
          <wp:docPr id="48" name="Picture 48" descr="PRFT_doc_banner_no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FT_doc_banner_nopictures"/>
                  <pic:cNvPicPr>
                    <a:picLocks noChangeAspect="1" noChangeArrowheads="1"/>
                  </pic:cNvPicPr>
                </pic:nvPicPr>
                <pic:blipFill>
                  <a:blip r:embed="rId1"/>
                  <a:srcRect/>
                  <a:stretch>
                    <a:fillRect/>
                  </a:stretch>
                </pic:blipFill>
                <pic:spPr bwMode="auto">
                  <a:xfrm>
                    <a:off x="0" y="0"/>
                    <a:ext cx="6762750" cy="8953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DC20" w14:textId="77777777" w:rsidR="00C2569A" w:rsidRPr="00847464" w:rsidRDefault="00C2569A" w:rsidP="00847464">
    <w:pPr>
      <w:pStyle w:val="Header"/>
    </w:pPr>
    <w:r>
      <w:rPr>
        <w:noProof/>
      </w:rPr>
      <w:drawing>
        <wp:inline distT="0" distB="0" distL="0" distR="0" wp14:anchorId="6BD2DC25" wp14:editId="6BD2DC26">
          <wp:extent cx="6762750" cy="895350"/>
          <wp:effectExtent l="19050" t="0" r="0" b="0"/>
          <wp:docPr id="49" name="Picture 49" descr="PRFT_doc_banner_no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FT_doc_banner_nopictures"/>
                  <pic:cNvPicPr>
                    <a:picLocks noChangeAspect="1" noChangeArrowheads="1"/>
                  </pic:cNvPicPr>
                </pic:nvPicPr>
                <pic:blipFill>
                  <a:blip r:embed="rId1"/>
                  <a:srcRect/>
                  <a:stretch>
                    <a:fillRect/>
                  </a:stretch>
                </pic:blipFill>
                <pic:spPr bwMode="auto">
                  <a:xfrm>
                    <a:off x="0" y="0"/>
                    <a:ext cx="6762750" cy="895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105AA63E"/>
    <w:lvl w:ilvl="0">
      <w:start w:val="1"/>
      <w:numFmt w:val="decimal"/>
      <w:lvlText w:val="%1."/>
      <w:lvlJc w:val="left"/>
      <w:pPr>
        <w:tabs>
          <w:tab w:val="num" w:pos="720"/>
        </w:tabs>
        <w:ind w:left="720" w:hanging="360"/>
      </w:pPr>
    </w:lvl>
  </w:abstractNum>
  <w:abstractNum w:abstractNumId="1">
    <w:nsid w:val="01566DE5"/>
    <w:multiLevelType w:val="hybridMultilevel"/>
    <w:tmpl w:val="8C2E6A50"/>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
    <w:nsid w:val="04100C50"/>
    <w:multiLevelType w:val="hybridMultilevel"/>
    <w:tmpl w:val="8554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A588F"/>
    <w:multiLevelType w:val="hybridMultilevel"/>
    <w:tmpl w:val="4C4C8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C28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AD0536"/>
    <w:multiLevelType w:val="multilevel"/>
    <w:tmpl w:val="8E04BAFA"/>
    <w:lvl w:ilvl="0">
      <w:start w:val="2"/>
      <w:numFmt w:val="decimal"/>
      <w:lvlText w:val="%1.0"/>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BB2415E"/>
    <w:multiLevelType w:val="hybridMultilevel"/>
    <w:tmpl w:val="4FC81A2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DD36846"/>
    <w:multiLevelType w:val="multilevel"/>
    <w:tmpl w:val="D4EE55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11B3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20244F"/>
    <w:multiLevelType w:val="hybridMultilevel"/>
    <w:tmpl w:val="C0DA0656"/>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25893A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A831D0A"/>
    <w:multiLevelType w:val="hybridMultilevel"/>
    <w:tmpl w:val="AA68D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B6154C"/>
    <w:multiLevelType w:val="hybridMultilevel"/>
    <w:tmpl w:val="FC0A93CC"/>
    <w:lvl w:ilvl="0" w:tplc="8AA2D5E6">
      <w:start w:val="1"/>
      <w:numFmt w:val="decimal"/>
      <w:lvlText w:val="%1."/>
      <w:lvlJc w:val="left"/>
      <w:pPr>
        <w:tabs>
          <w:tab w:val="num" w:pos="725"/>
        </w:tabs>
        <w:ind w:left="725" w:hanging="360"/>
      </w:pPr>
      <w:rPr>
        <w:rFonts w:hint="default"/>
      </w:rPr>
    </w:lvl>
    <w:lvl w:ilvl="1" w:tplc="04090019">
      <w:start w:val="1"/>
      <w:numFmt w:val="lowerLetter"/>
      <w:lvlText w:val="%2."/>
      <w:lvlJc w:val="left"/>
      <w:pPr>
        <w:ind w:left="1259" w:hanging="360"/>
      </w:pPr>
    </w:lvl>
    <w:lvl w:ilvl="2" w:tplc="0409001B">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13">
    <w:nsid w:val="313D36CD"/>
    <w:multiLevelType w:val="singleLevel"/>
    <w:tmpl w:val="49C225D4"/>
    <w:lvl w:ilvl="0">
      <w:start w:val="1"/>
      <w:numFmt w:val="decimal"/>
      <w:lvlText w:val="%1."/>
      <w:legacy w:legacy="1" w:legacySpace="0" w:legacyIndent="360"/>
      <w:lvlJc w:val="left"/>
      <w:pPr>
        <w:ind w:left="0" w:firstLine="0"/>
      </w:pPr>
      <w:rPr>
        <w:rFonts w:ascii="Times New Roman" w:hAnsi="Times New Roman" w:cs="Times New Roman" w:hint="default"/>
      </w:rPr>
    </w:lvl>
  </w:abstractNum>
  <w:abstractNum w:abstractNumId="14">
    <w:nsid w:val="348641C6"/>
    <w:multiLevelType w:val="hybridMultilevel"/>
    <w:tmpl w:val="CDBC3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FD4E75"/>
    <w:multiLevelType w:val="multilevel"/>
    <w:tmpl w:val="68A8956E"/>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nsid w:val="3F293F66"/>
    <w:multiLevelType w:val="multilevel"/>
    <w:tmpl w:val="192608A8"/>
    <w:lvl w:ilvl="0">
      <w:start w:val="7"/>
      <w:numFmt w:val="decimal"/>
      <w:lvlText w:val="%1"/>
      <w:lvlJc w:val="left"/>
      <w:pPr>
        <w:ind w:left="405" w:hanging="405"/>
      </w:pPr>
      <w:rPr>
        <w:rFonts w:hint="default"/>
      </w:rPr>
    </w:lvl>
    <w:lvl w:ilv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7DC7F76"/>
    <w:multiLevelType w:val="hybridMultilevel"/>
    <w:tmpl w:val="784C966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533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D9340DB"/>
    <w:multiLevelType w:val="multilevel"/>
    <w:tmpl w:val="211467CE"/>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03A0D01"/>
    <w:multiLevelType w:val="multilevel"/>
    <w:tmpl w:val="24A6673C"/>
    <w:lvl w:ilvl="0">
      <w:start w:val="2"/>
      <w:numFmt w:val="decimal"/>
      <w:lvlText w:val="%1"/>
      <w:lvlJc w:val="left"/>
      <w:pPr>
        <w:ind w:left="405" w:hanging="405"/>
      </w:pPr>
      <w:rPr>
        <w:rFonts w:hint="default"/>
      </w:rPr>
    </w:lvl>
    <w:lvl w:ilv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1">
    <w:nsid w:val="55EA4846"/>
    <w:multiLevelType w:val="multilevel"/>
    <w:tmpl w:val="D4EE55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8FC06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675DE7"/>
    <w:multiLevelType w:val="hybridMultilevel"/>
    <w:tmpl w:val="83781B2A"/>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4">
    <w:nsid w:val="60EF05AF"/>
    <w:multiLevelType w:val="hybridMultilevel"/>
    <w:tmpl w:val="CF941A7E"/>
    <w:lvl w:ilvl="0" w:tplc="C6AE9184">
      <w:start w:val="1"/>
      <w:numFmt w:val="bullet"/>
      <w:pStyle w:val="List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6C014006"/>
    <w:multiLevelType w:val="multilevel"/>
    <w:tmpl w:val="D75A2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3025C8"/>
    <w:multiLevelType w:val="multilevel"/>
    <w:tmpl w:val="655031F8"/>
    <w:lvl w:ilvl="0">
      <w:start w:val="2"/>
      <w:numFmt w:val="decimal"/>
      <w:lvlText w:val="%1"/>
      <w:lvlJc w:val="left"/>
      <w:pPr>
        <w:ind w:left="405" w:hanging="405"/>
      </w:pPr>
      <w:rPr>
        <w:rFonts w:hint="default"/>
      </w:rPr>
    </w:lvl>
    <w:lvl w:ilv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E9107C2"/>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8">
    <w:nsid w:val="6F2B08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1313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4DD0069"/>
    <w:multiLevelType w:val="multilevel"/>
    <w:tmpl w:val="D4EE5510"/>
    <w:lvl w:ilvl="0">
      <w:start w:val="1"/>
      <w:numFmt w:val="decimal"/>
      <w:lvlText w:val="%1."/>
      <w:lvlJc w:val="left"/>
      <w:pPr>
        <w:ind w:left="362" w:hanging="360"/>
      </w:pPr>
      <w:rPr>
        <w:rFonts w:hint="default"/>
      </w:rPr>
    </w:lvl>
    <w:lvl w:ilvl="1">
      <w:start w:val="1"/>
      <w:numFmt w:val="lowerLetter"/>
      <w:lvlText w:val="%2)"/>
      <w:lvlJc w:val="left"/>
      <w:pPr>
        <w:ind w:left="722" w:hanging="360"/>
      </w:pPr>
      <w:rPr>
        <w:rFonts w:hint="default"/>
      </w:rPr>
    </w:lvl>
    <w:lvl w:ilvl="2">
      <w:start w:val="1"/>
      <w:numFmt w:val="lowerRoman"/>
      <w:lvlText w:val="%3)"/>
      <w:lvlJc w:val="left"/>
      <w:pPr>
        <w:ind w:left="1082" w:hanging="360"/>
      </w:pPr>
      <w:rPr>
        <w:rFonts w:hint="default"/>
      </w:rPr>
    </w:lvl>
    <w:lvl w:ilvl="3">
      <w:start w:val="1"/>
      <w:numFmt w:val="decimal"/>
      <w:lvlText w:val="(%4)"/>
      <w:lvlJc w:val="left"/>
      <w:pPr>
        <w:ind w:left="1442" w:hanging="360"/>
      </w:pPr>
      <w:rPr>
        <w:rFonts w:hint="default"/>
      </w:rPr>
    </w:lvl>
    <w:lvl w:ilvl="4">
      <w:start w:val="1"/>
      <w:numFmt w:val="lowerLetter"/>
      <w:lvlText w:val="(%5)"/>
      <w:lvlJc w:val="left"/>
      <w:pPr>
        <w:ind w:left="1802" w:hanging="360"/>
      </w:pPr>
      <w:rPr>
        <w:rFonts w:hint="default"/>
      </w:rPr>
    </w:lvl>
    <w:lvl w:ilvl="5">
      <w:start w:val="1"/>
      <w:numFmt w:val="lowerRoman"/>
      <w:lvlText w:val="(%6)"/>
      <w:lvlJc w:val="left"/>
      <w:pPr>
        <w:ind w:left="2162" w:hanging="360"/>
      </w:pPr>
      <w:rPr>
        <w:rFonts w:hint="default"/>
      </w:rPr>
    </w:lvl>
    <w:lvl w:ilvl="6">
      <w:start w:val="1"/>
      <w:numFmt w:val="decimal"/>
      <w:lvlText w:val="%7."/>
      <w:lvlJc w:val="left"/>
      <w:pPr>
        <w:ind w:left="2522" w:hanging="360"/>
      </w:pPr>
      <w:rPr>
        <w:rFonts w:hint="default"/>
      </w:rPr>
    </w:lvl>
    <w:lvl w:ilvl="7">
      <w:start w:val="1"/>
      <w:numFmt w:val="lowerLetter"/>
      <w:lvlText w:val="%8."/>
      <w:lvlJc w:val="left"/>
      <w:pPr>
        <w:ind w:left="2882" w:hanging="360"/>
      </w:pPr>
      <w:rPr>
        <w:rFonts w:hint="default"/>
      </w:rPr>
    </w:lvl>
    <w:lvl w:ilvl="8">
      <w:start w:val="1"/>
      <w:numFmt w:val="lowerRoman"/>
      <w:lvlText w:val="%9."/>
      <w:lvlJc w:val="left"/>
      <w:pPr>
        <w:ind w:left="3242" w:hanging="360"/>
      </w:pPr>
      <w:rPr>
        <w:rFonts w:hint="default"/>
      </w:rPr>
    </w:lvl>
  </w:abstractNum>
  <w:abstractNum w:abstractNumId="31">
    <w:nsid w:val="78180A65"/>
    <w:multiLevelType w:val="multilevel"/>
    <w:tmpl w:val="E89C6768"/>
    <w:lvl w:ilvl="0">
      <w:start w:val="2"/>
      <w:numFmt w:val="decimal"/>
      <w:lvlText w:val="%1"/>
      <w:lvlJc w:val="left"/>
      <w:pPr>
        <w:ind w:left="405" w:hanging="405"/>
      </w:pPr>
      <w:rPr>
        <w:rFonts w:hint="default"/>
      </w:rPr>
    </w:lvl>
    <w:lvl w:ilvl="1">
      <w:numFmt w:val="decimal"/>
      <w:lvlText w:val="%1.%2"/>
      <w:lvlJc w:val="left"/>
      <w:pPr>
        <w:ind w:left="585" w:hanging="40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24"/>
  </w:num>
  <w:num w:numId="2">
    <w:abstractNumId w:val="12"/>
  </w:num>
  <w:num w:numId="3">
    <w:abstractNumId w:val="14"/>
  </w:num>
  <w:num w:numId="4">
    <w:abstractNumId w:val="19"/>
  </w:num>
  <w:num w:numId="5">
    <w:abstractNumId w:val="1"/>
  </w:num>
  <w:num w:numId="6">
    <w:abstractNumId w:val="30"/>
  </w:num>
  <w:num w:numId="7">
    <w:abstractNumId w:val="21"/>
  </w:num>
  <w:num w:numId="8">
    <w:abstractNumId w:val="7"/>
  </w:num>
  <w:num w:numId="9">
    <w:abstractNumId w:val="9"/>
  </w:num>
  <w:num w:numId="10">
    <w:abstractNumId w:val="25"/>
  </w:num>
  <w:num w:numId="11">
    <w:abstractNumId w:val="6"/>
  </w:num>
  <w:num w:numId="12">
    <w:abstractNumId w:val="28"/>
  </w:num>
  <w:num w:numId="13">
    <w:abstractNumId w:val="31"/>
  </w:num>
  <w:num w:numId="14">
    <w:abstractNumId w:val="26"/>
  </w:num>
  <w:num w:numId="15">
    <w:abstractNumId w:val="18"/>
  </w:num>
  <w:num w:numId="16">
    <w:abstractNumId w:val="20"/>
  </w:num>
  <w:num w:numId="17">
    <w:abstractNumId w:val="10"/>
  </w:num>
  <w:num w:numId="18">
    <w:abstractNumId w:val="16"/>
  </w:num>
  <w:num w:numId="19">
    <w:abstractNumId w:val="23"/>
  </w:num>
  <w:num w:numId="20">
    <w:abstractNumId w:val="5"/>
  </w:num>
  <w:num w:numId="21">
    <w:abstractNumId w:val="15"/>
  </w:num>
  <w:num w:numId="22">
    <w:abstractNumId w:val="3"/>
  </w:num>
  <w:num w:numId="23">
    <w:abstractNumId w:val="11"/>
  </w:num>
  <w:num w:numId="24">
    <w:abstractNumId w:val="2"/>
  </w:num>
  <w:num w:numId="25">
    <w:abstractNumId w:val="4"/>
  </w:num>
  <w:num w:numId="26">
    <w:abstractNumId w:val="0"/>
  </w:num>
  <w:num w:numId="27">
    <w:abstractNumId w:val="22"/>
  </w:num>
  <w:num w:numId="28">
    <w:abstractNumId w:val="29"/>
  </w:num>
  <w:num w:numId="29">
    <w:abstractNumId w:val="17"/>
  </w:num>
  <w:num w:numId="30">
    <w:abstractNumId w:val="8"/>
  </w:num>
  <w:num w:numId="31">
    <w:abstractNumId w:val="27"/>
  </w:num>
  <w:num w:numId="32">
    <w:abstractNumId w:val="27"/>
  </w:num>
  <w:num w:numId="33">
    <w:abstractNumId w:val="1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 w:numId="34">
    <w:abstractNumId w:val="13"/>
    <w:lvlOverride w:ilvl="0">
      <w:lvl w:ilvl="0">
        <w:start w:val="1"/>
        <w:numFmt w:val="decimal"/>
        <w:lvlText w:val="%1."/>
        <w:legacy w:legacy="1" w:legacySpace="0" w:legacyIndent="360"/>
        <w:lvlJc w:val="left"/>
        <w:pPr>
          <w:ind w:left="0" w:firstLine="0"/>
        </w:pPr>
        <w:rPr>
          <w:rFonts w:ascii="Times New Roman" w:hAnsi="Times New Roman" w:cs="Times New Roman" w:hint="default"/>
        </w:rPr>
      </w:lvl>
    </w:lvlOverride>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lie Huss">
    <w15:presenceInfo w15:providerId="AD" w15:userId="S-1-5-21-2021243588-4293919169-3387299209-8714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0"/>
  <w:drawingGridHorizontalSpacing w:val="90"/>
  <w:drawingGridVerticalSpacing w:val="163"/>
  <w:displayHorizontalDrawingGridEvery w:val="0"/>
  <w:displayVerticalDrawingGridEvery w:val="2"/>
  <w:noPunctuationKerning/>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2"/>
  </w:compat>
  <w:rsids>
    <w:rsidRoot w:val="00D31C9D"/>
    <w:rsid w:val="00003209"/>
    <w:rsid w:val="00005D0E"/>
    <w:rsid w:val="00012610"/>
    <w:rsid w:val="00012FFE"/>
    <w:rsid w:val="000131B5"/>
    <w:rsid w:val="00015A31"/>
    <w:rsid w:val="00015F0B"/>
    <w:rsid w:val="00016082"/>
    <w:rsid w:val="000244D6"/>
    <w:rsid w:val="00027772"/>
    <w:rsid w:val="000331F8"/>
    <w:rsid w:val="0003702E"/>
    <w:rsid w:val="00037C30"/>
    <w:rsid w:val="00041751"/>
    <w:rsid w:val="00042238"/>
    <w:rsid w:val="0004419A"/>
    <w:rsid w:val="00044988"/>
    <w:rsid w:val="00046FF2"/>
    <w:rsid w:val="00047330"/>
    <w:rsid w:val="000549DC"/>
    <w:rsid w:val="00061F46"/>
    <w:rsid w:val="000629B7"/>
    <w:rsid w:val="00062EEA"/>
    <w:rsid w:val="00063D6E"/>
    <w:rsid w:val="00065EA9"/>
    <w:rsid w:val="00067C1D"/>
    <w:rsid w:val="00071873"/>
    <w:rsid w:val="0007326A"/>
    <w:rsid w:val="00074114"/>
    <w:rsid w:val="0007631D"/>
    <w:rsid w:val="00083989"/>
    <w:rsid w:val="000857DF"/>
    <w:rsid w:val="00090513"/>
    <w:rsid w:val="00090CE7"/>
    <w:rsid w:val="00092109"/>
    <w:rsid w:val="000931BB"/>
    <w:rsid w:val="0009363C"/>
    <w:rsid w:val="00096C4C"/>
    <w:rsid w:val="00097406"/>
    <w:rsid w:val="000A69C5"/>
    <w:rsid w:val="000B0897"/>
    <w:rsid w:val="000C629E"/>
    <w:rsid w:val="000D0198"/>
    <w:rsid w:val="000D2F2A"/>
    <w:rsid w:val="000D5186"/>
    <w:rsid w:val="000E1BF4"/>
    <w:rsid w:val="000E2FD1"/>
    <w:rsid w:val="000E3875"/>
    <w:rsid w:val="000E3BE2"/>
    <w:rsid w:val="000E42F9"/>
    <w:rsid w:val="000E697D"/>
    <w:rsid w:val="000F540A"/>
    <w:rsid w:val="000F5421"/>
    <w:rsid w:val="000F5BB3"/>
    <w:rsid w:val="00100990"/>
    <w:rsid w:val="00102265"/>
    <w:rsid w:val="00104B19"/>
    <w:rsid w:val="00105DE4"/>
    <w:rsid w:val="00111270"/>
    <w:rsid w:val="001113EA"/>
    <w:rsid w:val="0011395B"/>
    <w:rsid w:val="00116538"/>
    <w:rsid w:val="0012244E"/>
    <w:rsid w:val="001333AD"/>
    <w:rsid w:val="0013392F"/>
    <w:rsid w:val="0013518A"/>
    <w:rsid w:val="00135254"/>
    <w:rsid w:val="00135FDC"/>
    <w:rsid w:val="00136103"/>
    <w:rsid w:val="001369A6"/>
    <w:rsid w:val="00137E2E"/>
    <w:rsid w:val="00146347"/>
    <w:rsid w:val="00146914"/>
    <w:rsid w:val="00147477"/>
    <w:rsid w:val="00150307"/>
    <w:rsid w:val="00151104"/>
    <w:rsid w:val="0015137A"/>
    <w:rsid w:val="00151A1C"/>
    <w:rsid w:val="00152B9D"/>
    <w:rsid w:val="00155D6D"/>
    <w:rsid w:val="00156CA3"/>
    <w:rsid w:val="00157C71"/>
    <w:rsid w:val="0016172C"/>
    <w:rsid w:val="00164D5B"/>
    <w:rsid w:val="00165424"/>
    <w:rsid w:val="00166465"/>
    <w:rsid w:val="00167846"/>
    <w:rsid w:val="0017019F"/>
    <w:rsid w:val="00171A1F"/>
    <w:rsid w:val="001746F9"/>
    <w:rsid w:val="00175C12"/>
    <w:rsid w:val="001762DC"/>
    <w:rsid w:val="00176D5A"/>
    <w:rsid w:val="0018480E"/>
    <w:rsid w:val="00185BF0"/>
    <w:rsid w:val="00192732"/>
    <w:rsid w:val="00192D9E"/>
    <w:rsid w:val="00195ABB"/>
    <w:rsid w:val="001A015A"/>
    <w:rsid w:val="001A02AF"/>
    <w:rsid w:val="001A05F3"/>
    <w:rsid w:val="001A3317"/>
    <w:rsid w:val="001A37F1"/>
    <w:rsid w:val="001A3835"/>
    <w:rsid w:val="001A3A14"/>
    <w:rsid w:val="001A4716"/>
    <w:rsid w:val="001A4721"/>
    <w:rsid w:val="001B1E30"/>
    <w:rsid w:val="001B38B4"/>
    <w:rsid w:val="001B409E"/>
    <w:rsid w:val="001B60F7"/>
    <w:rsid w:val="001B6922"/>
    <w:rsid w:val="001C3CB8"/>
    <w:rsid w:val="001D32B5"/>
    <w:rsid w:val="001D4AB8"/>
    <w:rsid w:val="001D6E8C"/>
    <w:rsid w:val="001D6ECE"/>
    <w:rsid w:val="001D7088"/>
    <w:rsid w:val="001E157F"/>
    <w:rsid w:val="001E498A"/>
    <w:rsid w:val="001E5D5F"/>
    <w:rsid w:val="001E6010"/>
    <w:rsid w:val="001F1CE1"/>
    <w:rsid w:val="001F26DA"/>
    <w:rsid w:val="001F2BEE"/>
    <w:rsid w:val="001F4211"/>
    <w:rsid w:val="001F4D87"/>
    <w:rsid w:val="001F6060"/>
    <w:rsid w:val="001F71DD"/>
    <w:rsid w:val="001F7F78"/>
    <w:rsid w:val="00200C8E"/>
    <w:rsid w:val="00203B3B"/>
    <w:rsid w:val="0020774A"/>
    <w:rsid w:val="00207763"/>
    <w:rsid w:val="00210823"/>
    <w:rsid w:val="00211250"/>
    <w:rsid w:val="002146CE"/>
    <w:rsid w:val="0021554F"/>
    <w:rsid w:val="002167A5"/>
    <w:rsid w:val="00216FAD"/>
    <w:rsid w:val="00220883"/>
    <w:rsid w:val="002223D0"/>
    <w:rsid w:val="00223423"/>
    <w:rsid w:val="002246E2"/>
    <w:rsid w:val="002260F6"/>
    <w:rsid w:val="00227657"/>
    <w:rsid w:val="00227B63"/>
    <w:rsid w:val="00230630"/>
    <w:rsid w:val="0023247A"/>
    <w:rsid w:val="00235CCB"/>
    <w:rsid w:val="002400A5"/>
    <w:rsid w:val="002421F3"/>
    <w:rsid w:val="0024309A"/>
    <w:rsid w:val="002431ED"/>
    <w:rsid w:val="002452C6"/>
    <w:rsid w:val="002452E0"/>
    <w:rsid w:val="002500E1"/>
    <w:rsid w:val="002510A0"/>
    <w:rsid w:val="00252693"/>
    <w:rsid w:val="00255479"/>
    <w:rsid w:val="00255516"/>
    <w:rsid w:val="00255879"/>
    <w:rsid w:val="00255D2A"/>
    <w:rsid w:val="00257A2A"/>
    <w:rsid w:val="00261604"/>
    <w:rsid w:val="002641E7"/>
    <w:rsid w:val="00266830"/>
    <w:rsid w:val="0027136D"/>
    <w:rsid w:val="00271F39"/>
    <w:rsid w:val="002743BC"/>
    <w:rsid w:val="002743CE"/>
    <w:rsid w:val="00276204"/>
    <w:rsid w:val="002778E3"/>
    <w:rsid w:val="0028245D"/>
    <w:rsid w:val="00284809"/>
    <w:rsid w:val="00286599"/>
    <w:rsid w:val="00287259"/>
    <w:rsid w:val="00293A20"/>
    <w:rsid w:val="00293A5A"/>
    <w:rsid w:val="00293C2E"/>
    <w:rsid w:val="00295C94"/>
    <w:rsid w:val="002A2372"/>
    <w:rsid w:val="002A4542"/>
    <w:rsid w:val="002A4BEB"/>
    <w:rsid w:val="002B0061"/>
    <w:rsid w:val="002B25F9"/>
    <w:rsid w:val="002B3590"/>
    <w:rsid w:val="002B36CF"/>
    <w:rsid w:val="002B67D8"/>
    <w:rsid w:val="002C0710"/>
    <w:rsid w:val="002C4B7B"/>
    <w:rsid w:val="002C500D"/>
    <w:rsid w:val="002C5A55"/>
    <w:rsid w:val="002C634E"/>
    <w:rsid w:val="002C6467"/>
    <w:rsid w:val="002C730D"/>
    <w:rsid w:val="002C7C04"/>
    <w:rsid w:val="002D10ED"/>
    <w:rsid w:val="002D1378"/>
    <w:rsid w:val="002D2486"/>
    <w:rsid w:val="002D471C"/>
    <w:rsid w:val="002D4B0D"/>
    <w:rsid w:val="002D6C56"/>
    <w:rsid w:val="002D73BA"/>
    <w:rsid w:val="002D756A"/>
    <w:rsid w:val="002D7F0D"/>
    <w:rsid w:val="002E0304"/>
    <w:rsid w:val="002E22DD"/>
    <w:rsid w:val="002E240C"/>
    <w:rsid w:val="002E7E46"/>
    <w:rsid w:val="002E7F52"/>
    <w:rsid w:val="002F1DD0"/>
    <w:rsid w:val="002F2467"/>
    <w:rsid w:val="002F2B31"/>
    <w:rsid w:val="002F3C3D"/>
    <w:rsid w:val="00302D71"/>
    <w:rsid w:val="003032E5"/>
    <w:rsid w:val="00303531"/>
    <w:rsid w:val="00303C6D"/>
    <w:rsid w:val="003059F1"/>
    <w:rsid w:val="0030646A"/>
    <w:rsid w:val="00311944"/>
    <w:rsid w:val="003123D9"/>
    <w:rsid w:val="00312BF7"/>
    <w:rsid w:val="00314575"/>
    <w:rsid w:val="0031526F"/>
    <w:rsid w:val="00316DB0"/>
    <w:rsid w:val="003170BF"/>
    <w:rsid w:val="00317314"/>
    <w:rsid w:val="00317D29"/>
    <w:rsid w:val="00323808"/>
    <w:rsid w:val="0032443A"/>
    <w:rsid w:val="00331115"/>
    <w:rsid w:val="0033218D"/>
    <w:rsid w:val="003329E4"/>
    <w:rsid w:val="00333157"/>
    <w:rsid w:val="0033516B"/>
    <w:rsid w:val="0033783A"/>
    <w:rsid w:val="003405AD"/>
    <w:rsid w:val="00340A2D"/>
    <w:rsid w:val="003478F4"/>
    <w:rsid w:val="003504DE"/>
    <w:rsid w:val="00350B5D"/>
    <w:rsid w:val="0035192B"/>
    <w:rsid w:val="003571FD"/>
    <w:rsid w:val="00357BAC"/>
    <w:rsid w:val="003600B0"/>
    <w:rsid w:val="00361051"/>
    <w:rsid w:val="00361A3A"/>
    <w:rsid w:val="00362571"/>
    <w:rsid w:val="00362F91"/>
    <w:rsid w:val="0036353A"/>
    <w:rsid w:val="00367A5D"/>
    <w:rsid w:val="00373B1D"/>
    <w:rsid w:val="00375A6C"/>
    <w:rsid w:val="003849EB"/>
    <w:rsid w:val="00386954"/>
    <w:rsid w:val="0038723E"/>
    <w:rsid w:val="00390BE7"/>
    <w:rsid w:val="00391378"/>
    <w:rsid w:val="003917FA"/>
    <w:rsid w:val="00391DF3"/>
    <w:rsid w:val="00391FAE"/>
    <w:rsid w:val="003931DC"/>
    <w:rsid w:val="003942BE"/>
    <w:rsid w:val="00394DBF"/>
    <w:rsid w:val="00397BDC"/>
    <w:rsid w:val="00397D7E"/>
    <w:rsid w:val="003A161B"/>
    <w:rsid w:val="003A18A6"/>
    <w:rsid w:val="003A2140"/>
    <w:rsid w:val="003A21F7"/>
    <w:rsid w:val="003A3995"/>
    <w:rsid w:val="003A6267"/>
    <w:rsid w:val="003B1C4E"/>
    <w:rsid w:val="003B29B7"/>
    <w:rsid w:val="003B3F68"/>
    <w:rsid w:val="003B4A41"/>
    <w:rsid w:val="003B7697"/>
    <w:rsid w:val="003B76EC"/>
    <w:rsid w:val="003C1EA7"/>
    <w:rsid w:val="003C3BD6"/>
    <w:rsid w:val="003C5C84"/>
    <w:rsid w:val="003C60BD"/>
    <w:rsid w:val="003D081A"/>
    <w:rsid w:val="003D2222"/>
    <w:rsid w:val="003D245F"/>
    <w:rsid w:val="003D3BCD"/>
    <w:rsid w:val="003D56A1"/>
    <w:rsid w:val="003D6A03"/>
    <w:rsid w:val="003E48B8"/>
    <w:rsid w:val="003E5018"/>
    <w:rsid w:val="003E5EDB"/>
    <w:rsid w:val="003E60BB"/>
    <w:rsid w:val="003E669A"/>
    <w:rsid w:val="003F1749"/>
    <w:rsid w:val="003F2DD4"/>
    <w:rsid w:val="003F4700"/>
    <w:rsid w:val="003F4BF3"/>
    <w:rsid w:val="003F6C17"/>
    <w:rsid w:val="003F7AD2"/>
    <w:rsid w:val="004020DD"/>
    <w:rsid w:val="004149D3"/>
    <w:rsid w:val="00417C50"/>
    <w:rsid w:val="00422525"/>
    <w:rsid w:val="00423090"/>
    <w:rsid w:val="00423D00"/>
    <w:rsid w:val="004257AB"/>
    <w:rsid w:val="0043131C"/>
    <w:rsid w:val="00436393"/>
    <w:rsid w:val="004370A1"/>
    <w:rsid w:val="00440609"/>
    <w:rsid w:val="00441618"/>
    <w:rsid w:val="0044690A"/>
    <w:rsid w:val="004477F5"/>
    <w:rsid w:val="00453F8D"/>
    <w:rsid w:val="00454D18"/>
    <w:rsid w:val="004556F6"/>
    <w:rsid w:val="0045579F"/>
    <w:rsid w:val="00457586"/>
    <w:rsid w:val="00460342"/>
    <w:rsid w:val="004618B4"/>
    <w:rsid w:val="00461CFB"/>
    <w:rsid w:val="00462588"/>
    <w:rsid w:val="0046308A"/>
    <w:rsid w:val="0046439F"/>
    <w:rsid w:val="004645A0"/>
    <w:rsid w:val="00464AC3"/>
    <w:rsid w:val="00466CFB"/>
    <w:rsid w:val="00470EB6"/>
    <w:rsid w:val="00472757"/>
    <w:rsid w:val="00475AB0"/>
    <w:rsid w:val="00475DB1"/>
    <w:rsid w:val="00476258"/>
    <w:rsid w:val="004766A5"/>
    <w:rsid w:val="0048066C"/>
    <w:rsid w:val="00482FFC"/>
    <w:rsid w:val="00484A5D"/>
    <w:rsid w:val="004872E5"/>
    <w:rsid w:val="00487575"/>
    <w:rsid w:val="0048799E"/>
    <w:rsid w:val="00487FDB"/>
    <w:rsid w:val="00490FC7"/>
    <w:rsid w:val="004917D2"/>
    <w:rsid w:val="00492096"/>
    <w:rsid w:val="00492525"/>
    <w:rsid w:val="00492AD0"/>
    <w:rsid w:val="0049309E"/>
    <w:rsid w:val="00494BF0"/>
    <w:rsid w:val="00497921"/>
    <w:rsid w:val="004A3038"/>
    <w:rsid w:val="004A63BA"/>
    <w:rsid w:val="004B48CB"/>
    <w:rsid w:val="004B66C8"/>
    <w:rsid w:val="004C431D"/>
    <w:rsid w:val="004C7241"/>
    <w:rsid w:val="004D08BA"/>
    <w:rsid w:val="004D1165"/>
    <w:rsid w:val="004D1C60"/>
    <w:rsid w:val="004D257B"/>
    <w:rsid w:val="004D3782"/>
    <w:rsid w:val="004D45A4"/>
    <w:rsid w:val="004D4D94"/>
    <w:rsid w:val="004D57CF"/>
    <w:rsid w:val="004D59E7"/>
    <w:rsid w:val="004E157B"/>
    <w:rsid w:val="004E185B"/>
    <w:rsid w:val="004E264B"/>
    <w:rsid w:val="004E2CAA"/>
    <w:rsid w:val="004E2E48"/>
    <w:rsid w:val="004E471F"/>
    <w:rsid w:val="004F2D6A"/>
    <w:rsid w:val="004F63F6"/>
    <w:rsid w:val="004F7DC9"/>
    <w:rsid w:val="00500F67"/>
    <w:rsid w:val="00501ABB"/>
    <w:rsid w:val="005022A0"/>
    <w:rsid w:val="005059FC"/>
    <w:rsid w:val="0050615C"/>
    <w:rsid w:val="00507876"/>
    <w:rsid w:val="00510D79"/>
    <w:rsid w:val="005122BA"/>
    <w:rsid w:val="00512EE2"/>
    <w:rsid w:val="00520FCF"/>
    <w:rsid w:val="00521601"/>
    <w:rsid w:val="00522B24"/>
    <w:rsid w:val="00525E4F"/>
    <w:rsid w:val="00525ED9"/>
    <w:rsid w:val="0053024C"/>
    <w:rsid w:val="00532625"/>
    <w:rsid w:val="00532B89"/>
    <w:rsid w:val="0053435C"/>
    <w:rsid w:val="00535520"/>
    <w:rsid w:val="00535538"/>
    <w:rsid w:val="0054553D"/>
    <w:rsid w:val="005469C7"/>
    <w:rsid w:val="00547A13"/>
    <w:rsid w:val="005519E4"/>
    <w:rsid w:val="005542B1"/>
    <w:rsid w:val="005615B2"/>
    <w:rsid w:val="0057029B"/>
    <w:rsid w:val="00570F44"/>
    <w:rsid w:val="00572364"/>
    <w:rsid w:val="005727D7"/>
    <w:rsid w:val="0057344B"/>
    <w:rsid w:val="0057593A"/>
    <w:rsid w:val="00582654"/>
    <w:rsid w:val="005837D2"/>
    <w:rsid w:val="00584160"/>
    <w:rsid w:val="00586497"/>
    <w:rsid w:val="005868DC"/>
    <w:rsid w:val="00590922"/>
    <w:rsid w:val="00595ABB"/>
    <w:rsid w:val="005A0224"/>
    <w:rsid w:val="005A2374"/>
    <w:rsid w:val="005A6635"/>
    <w:rsid w:val="005B34D1"/>
    <w:rsid w:val="005B436C"/>
    <w:rsid w:val="005B69AE"/>
    <w:rsid w:val="005B7B4D"/>
    <w:rsid w:val="005B7D97"/>
    <w:rsid w:val="005C0B4A"/>
    <w:rsid w:val="005C13D2"/>
    <w:rsid w:val="005C13E2"/>
    <w:rsid w:val="005C31BF"/>
    <w:rsid w:val="005C39C2"/>
    <w:rsid w:val="005C3B2A"/>
    <w:rsid w:val="005C4082"/>
    <w:rsid w:val="005C5D62"/>
    <w:rsid w:val="005D1989"/>
    <w:rsid w:val="005D2CC0"/>
    <w:rsid w:val="005D4EAD"/>
    <w:rsid w:val="005D7F0B"/>
    <w:rsid w:val="005E1755"/>
    <w:rsid w:val="005E1D2D"/>
    <w:rsid w:val="005E310A"/>
    <w:rsid w:val="005E79F6"/>
    <w:rsid w:val="005F094A"/>
    <w:rsid w:val="005F3DB9"/>
    <w:rsid w:val="00600443"/>
    <w:rsid w:val="006020E6"/>
    <w:rsid w:val="00603D79"/>
    <w:rsid w:val="0060666A"/>
    <w:rsid w:val="0061010C"/>
    <w:rsid w:val="006102D5"/>
    <w:rsid w:val="0061080C"/>
    <w:rsid w:val="006122D6"/>
    <w:rsid w:val="006128E2"/>
    <w:rsid w:val="00613AD4"/>
    <w:rsid w:val="00617422"/>
    <w:rsid w:val="00621BE2"/>
    <w:rsid w:val="006234EA"/>
    <w:rsid w:val="006249FD"/>
    <w:rsid w:val="00627717"/>
    <w:rsid w:val="00631EA2"/>
    <w:rsid w:val="006332E3"/>
    <w:rsid w:val="00634DD7"/>
    <w:rsid w:val="0063544E"/>
    <w:rsid w:val="006354D3"/>
    <w:rsid w:val="00636501"/>
    <w:rsid w:val="00637C57"/>
    <w:rsid w:val="00640BC7"/>
    <w:rsid w:val="006471F4"/>
    <w:rsid w:val="00647C26"/>
    <w:rsid w:val="006537C9"/>
    <w:rsid w:val="0065475C"/>
    <w:rsid w:val="006567E4"/>
    <w:rsid w:val="00656F40"/>
    <w:rsid w:val="0066147A"/>
    <w:rsid w:val="00667CB0"/>
    <w:rsid w:val="00671791"/>
    <w:rsid w:val="00676D1C"/>
    <w:rsid w:val="00677DD2"/>
    <w:rsid w:val="00682592"/>
    <w:rsid w:val="00683161"/>
    <w:rsid w:val="00683EE8"/>
    <w:rsid w:val="006846D1"/>
    <w:rsid w:val="00690880"/>
    <w:rsid w:val="00692266"/>
    <w:rsid w:val="00694287"/>
    <w:rsid w:val="00695355"/>
    <w:rsid w:val="006A51DD"/>
    <w:rsid w:val="006B045C"/>
    <w:rsid w:val="006B4B9E"/>
    <w:rsid w:val="006B5A35"/>
    <w:rsid w:val="006B5E46"/>
    <w:rsid w:val="006B6082"/>
    <w:rsid w:val="006B6359"/>
    <w:rsid w:val="006C2C8B"/>
    <w:rsid w:val="006C46EE"/>
    <w:rsid w:val="006C4864"/>
    <w:rsid w:val="006C5769"/>
    <w:rsid w:val="006D46DA"/>
    <w:rsid w:val="006D4D39"/>
    <w:rsid w:val="006D4EBF"/>
    <w:rsid w:val="006D64F7"/>
    <w:rsid w:val="006D792F"/>
    <w:rsid w:val="006E129F"/>
    <w:rsid w:val="006E1826"/>
    <w:rsid w:val="006E1E2F"/>
    <w:rsid w:val="006F07B8"/>
    <w:rsid w:val="006F2A76"/>
    <w:rsid w:val="006F5147"/>
    <w:rsid w:val="006F5D57"/>
    <w:rsid w:val="006F6490"/>
    <w:rsid w:val="00700E9A"/>
    <w:rsid w:val="00700F36"/>
    <w:rsid w:val="00705086"/>
    <w:rsid w:val="007056C8"/>
    <w:rsid w:val="007061AF"/>
    <w:rsid w:val="00706366"/>
    <w:rsid w:val="007069B6"/>
    <w:rsid w:val="00706D3A"/>
    <w:rsid w:val="0070758D"/>
    <w:rsid w:val="00710450"/>
    <w:rsid w:val="00712BB2"/>
    <w:rsid w:val="00715058"/>
    <w:rsid w:val="007166E5"/>
    <w:rsid w:val="007179A0"/>
    <w:rsid w:val="0072261C"/>
    <w:rsid w:val="00724809"/>
    <w:rsid w:val="00724854"/>
    <w:rsid w:val="00733870"/>
    <w:rsid w:val="0073547C"/>
    <w:rsid w:val="00735C5E"/>
    <w:rsid w:val="00735FB3"/>
    <w:rsid w:val="007404D2"/>
    <w:rsid w:val="0074119B"/>
    <w:rsid w:val="007427F5"/>
    <w:rsid w:val="007440BE"/>
    <w:rsid w:val="00745FEF"/>
    <w:rsid w:val="00747067"/>
    <w:rsid w:val="00747362"/>
    <w:rsid w:val="0075097A"/>
    <w:rsid w:val="00750982"/>
    <w:rsid w:val="00751A00"/>
    <w:rsid w:val="00753CFB"/>
    <w:rsid w:val="0076229A"/>
    <w:rsid w:val="00763D04"/>
    <w:rsid w:val="007657F7"/>
    <w:rsid w:val="00774FC9"/>
    <w:rsid w:val="0077541C"/>
    <w:rsid w:val="00775D76"/>
    <w:rsid w:val="00776771"/>
    <w:rsid w:val="0077705E"/>
    <w:rsid w:val="00780132"/>
    <w:rsid w:val="00791155"/>
    <w:rsid w:val="00792B73"/>
    <w:rsid w:val="00793518"/>
    <w:rsid w:val="0079359F"/>
    <w:rsid w:val="00793DEF"/>
    <w:rsid w:val="00794999"/>
    <w:rsid w:val="007A226B"/>
    <w:rsid w:val="007A3A0F"/>
    <w:rsid w:val="007B199D"/>
    <w:rsid w:val="007B2229"/>
    <w:rsid w:val="007B39F0"/>
    <w:rsid w:val="007B5B02"/>
    <w:rsid w:val="007C00ED"/>
    <w:rsid w:val="007C2555"/>
    <w:rsid w:val="007C2DD0"/>
    <w:rsid w:val="007C4C25"/>
    <w:rsid w:val="007C70F2"/>
    <w:rsid w:val="007C74EE"/>
    <w:rsid w:val="007D25B5"/>
    <w:rsid w:val="007D67F1"/>
    <w:rsid w:val="007E17C9"/>
    <w:rsid w:val="007E3821"/>
    <w:rsid w:val="007E43AA"/>
    <w:rsid w:val="007E46FC"/>
    <w:rsid w:val="007F7F3A"/>
    <w:rsid w:val="00803023"/>
    <w:rsid w:val="00805C99"/>
    <w:rsid w:val="00806200"/>
    <w:rsid w:val="008076E3"/>
    <w:rsid w:val="008112E0"/>
    <w:rsid w:val="00820B5E"/>
    <w:rsid w:val="00824BE1"/>
    <w:rsid w:val="00827E82"/>
    <w:rsid w:val="00832D23"/>
    <w:rsid w:val="00833BB9"/>
    <w:rsid w:val="00835AB3"/>
    <w:rsid w:val="00836B22"/>
    <w:rsid w:val="008407A8"/>
    <w:rsid w:val="00840E1C"/>
    <w:rsid w:val="008414C6"/>
    <w:rsid w:val="00844B01"/>
    <w:rsid w:val="008473B5"/>
    <w:rsid w:val="00847464"/>
    <w:rsid w:val="00850311"/>
    <w:rsid w:val="00854281"/>
    <w:rsid w:val="00855786"/>
    <w:rsid w:val="00856B80"/>
    <w:rsid w:val="008573A1"/>
    <w:rsid w:val="008608A7"/>
    <w:rsid w:val="0086179F"/>
    <w:rsid w:val="008620B8"/>
    <w:rsid w:val="00863B68"/>
    <w:rsid w:val="0088002B"/>
    <w:rsid w:val="00882055"/>
    <w:rsid w:val="008840AE"/>
    <w:rsid w:val="00885048"/>
    <w:rsid w:val="0088507D"/>
    <w:rsid w:val="008863CC"/>
    <w:rsid w:val="0088772A"/>
    <w:rsid w:val="00887A77"/>
    <w:rsid w:val="008925E0"/>
    <w:rsid w:val="00894D4F"/>
    <w:rsid w:val="00894EA1"/>
    <w:rsid w:val="00896DCA"/>
    <w:rsid w:val="00897117"/>
    <w:rsid w:val="008A096B"/>
    <w:rsid w:val="008A0F71"/>
    <w:rsid w:val="008A1515"/>
    <w:rsid w:val="008A3B08"/>
    <w:rsid w:val="008A4B15"/>
    <w:rsid w:val="008A5B9A"/>
    <w:rsid w:val="008A71B1"/>
    <w:rsid w:val="008A7536"/>
    <w:rsid w:val="008B0D92"/>
    <w:rsid w:val="008B2C96"/>
    <w:rsid w:val="008B71A0"/>
    <w:rsid w:val="008C07A8"/>
    <w:rsid w:val="008C1A30"/>
    <w:rsid w:val="008C20D1"/>
    <w:rsid w:val="008C2FA6"/>
    <w:rsid w:val="008C3DE7"/>
    <w:rsid w:val="008C4811"/>
    <w:rsid w:val="008C6CBD"/>
    <w:rsid w:val="008C6F87"/>
    <w:rsid w:val="008C7FD0"/>
    <w:rsid w:val="008D072F"/>
    <w:rsid w:val="008D1031"/>
    <w:rsid w:val="008D1365"/>
    <w:rsid w:val="008D1440"/>
    <w:rsid w:val="008D257C"/>
    <w:rsid w:val="008D45F7"/>
    <w:rsid w:val="008D6D13"/>
    <w:rsid w:val="008E24C3"/>
    <w:rsid w:val="008F15D8"/>
    <w:rsid w:val="008F406C"/>
    <w:rsid w:val="008F41A6"/>
    <w:rsid w:val="008F5163"/>
    <w:rsid w:val="00900FEF"/>
    <w:rsid w:val="00901623"/>
    <w:rsid w:val="00903CEE"/>
    <w:rsid w:val="0090451F"/>
    <w:rsid w:val="009049FD"/>
    <w:rsid w:val="0090733A"/>
    <w:rsid w:val="009137B2"/>
    <w:rsid w:val="0091732E"/>
    <w:rsid w:val="009233C1"/>
    <w:rsid w:val="00926B7F"/>
    <w:rsid w:val="0092747B"/>
    <w:rsid w:val="00932C44"/>
    <w:rsid w:val="00936723"/>
    <w:rsid w:val="00940044"/>
    <w:rsid w:val="0094367E"/>
    <w:rsid w:val="0094481A"/>
    <w:rsid w:val="00945A5C"/>
    <w:rsid w:val="00945FD8"/>
    <w:rsid w:val="00951410"/>
    <w:rsid w:val="00952BC9"/>
    <w:rsid w:val="0095342B"/>
    <w:rsid w:val="00956F94"/>
    <w:rsid w:val="00956FE6"/>
    <w:rsid w:val="00961796"/>
    <w:rsid w:val="009648AB"/>
    <w:rsid w:val="00964FA3"/>
    <w:rsid w:val="00965064"/>
    <w:rsid w:val="00967329"/>
    <w:rsid w:val="00967646"/>
    <w:rsid w:val="009707C6"/>
    <w:rsid w:val="00970B9F"/>
    <w:rsid w:val="00972600"/>
    <w:rsid w:val="009726DC"/>
    <w:rsid w:val="00972EED"/>
    <w:rsid w:val="00973FD4"/>
    <w:rsid w:val="0097400A"/>
    <w:rsid w:val="00975D8E"/>
    <w:rsid w:val="009836D3"/>
    <w:rsid w:val="00985382"/>
    <w:rsid w:val="00985D6C"/>
    <w:rsid w:val="0099063C"/>
    <w:rsid w:val="0099197E"/>
    <w:rsid w:val="009954F5"/>
    <w:rsid w:val="0099553E"/>
    <w:rsid w:val="009A4093"/>
    <w:rsid w:val="009A6C59"/>
    <w:rsid w:val="009A7EFA"/>
    <w:rsid w:val="009A7F22"/>
    <w:rsid w:val="009B06E2"/>
    <w:rsid w:val="009B0E61"/>
    <w:rsid w:val="009B53A5"/>
    <w:rsid w:val="009B65FF"/>
    <w:rsid w:val="009C0D3E"/>
    <w:rsid w:val="009C73A8"/>
    <w:rsid w:val="009D0116"/>
    <w:rsid w:val="009D1047"/>
    <w:rsid w:val="009D452B"/>
    <w:rsid w:val="009D7D38"/>
    <w:rsid w:val="009E15DB"/>
    <w:rsid w:val="009E3EE7"/>
    <w:rsid w:val="009E6119"/>
    <w:rsid w:val="009E63CD"/>
    <w:rsid w:val="009F018A"/>
    <w:rsid w:val="009F19CA"/>
    <w:rsid w:val="009F25F6"/>
    <w:rsid w:val="009F5CAF"/>
    <w:rsid w:val="009F6224"/>
    <w:rsid w:val="009F6E51"/>
    <w:rsid w:val="009F7139"/>
    <w:rsid w:val="00A009DD"/>
    <w:rsid w:val="00A02F90"/>
    <w:rsid w:val="00A04FF3"/>
    <w:rsid w:val="00A2271A"/>
    <w:rsid w:val="00A22D33"/>
    <w:rsid w:val="00A27935"/>
    <w:rsid w:val="00A313C7"/>
    <w:rsid w:val="00A31CBB"/>
    <w:rsid w:val="00A323ED"/>
    <w:rsid w:val="00A3455E"/>
    <w:rsid w:val="00A35319"/>
    <w:rsid w:val="00A3623C"/>
    <w:rsid w:val="00A374E8"/>
    <w:rsid w:val="00A4068A"/>
    <w:rsid w:val="00A4215E"/>
    <w:rsid w:val="00A43BD8"/>
    <w:rsid w:val="00A44074"/>
    <w:rsid w:val="00A4616E"/>
    <w:rsid w:val="00A5100B"/>
    <w:rsid w:val="00A52447"/>
    <w:rsid w:val="00A5373B"/>
    <w:rsid w:val="00A5487F"/>
    <w:rsid w:val="00A559B9"/>
    <w:rsid w:val="00A610B7"/>
    <w:rsid w:val="00A637C3"/>
    <w:rsid w:val="00A7168B"/>
    <w:rsid w:val="00A71C41"/>
    <w:rsid w:val="00A73F29"/>
    <w:rsid w:val="00A74860"/>
    <w:rsid w:val="00A75501"/>
    <w:rsid w:val="00A8005A"/>
    <w:rsid w:val="00A85B0F"/>
    <w:rsid w:val="00A90586"/>
    <w:rsid w:val="00A91074"/>
    <w:rsid w:val="00A91324"/>
    <w:rsid w:val="00A94C0D"/>
    <w:rsid w:val="00A94E8E"/>
    <w:rsid w:val="00AA1529"/>
    <w:rsid w:val="00AA2E46"/>
    <w:rsid w:val="00AB0352"/>
    <w:rsid w:val="00AB048D"/>
    <w:rsid w:val="00AB5A7A"/>
    <w:rsid w:val="00AC55C2"/>
    <w:rsid w:val="00AD2355"/>
    <w:rsid w:val="00AD4F1D"/>
    <w:rsid w:val="00AD5099"/>
    <w:rsid w:val="00AD539B"/>
    <w:rsid w:val="00AD7967"/>
    <w:rsid w:val="00AD79ED"/>
    <w:rsid w:val="00AE22F0"/>
    <w:rsid w:val="00AE3C9F"/>
    <w:rsid w:val="00AE3D5E"/>
    <w:rsid w:val="00AE55C6"/>
    <w:rsid w:val="00AE6221"/>
    <w:rsid w:val="00AE628F"/>
    <w:rsid w:val="00AE7437"/>
    <w:rsid w:val="00AE7627"/>
    <w:rsid w:val="00AF2847"/>
    <w:rsid w:val="00AF6610"/>
    <w:rsid w:val="00AF73E6"/>
    <w:rsid w:val="00AF7951"/>
    <w:rsid w:val="00AF7B83"/>
    <w:rsid w:val="00B0044C"/>
    <w:rsid w:val="00B03492"/>
    <w:rsid w:val="00B05C5F"/>
    <w:rsid w:val="00B05C93"/>
    <w:rsid w:val="00B12839"/>
    <w:rsid w:val="00B13A3C"/>
    <w:rsid w:val="00B17CF2"/>
    <w:rsid w:val="00B23730"/>
    <w:rsid w:val="00B23C03"/>
    <w:rsid w:val="00B23E95"/>
    <w:rsid w:val="00B25C1D"/>
    <w:rsid w:val="00B25C45"/>
    <w:rsid w:val="00B27773"/>
    <w:rsid w:val="00B3150C"/>
    <w:rsid w:val="00B32409"/>
    <w:rsid w:val="00B34DC8"/>
    <w:rsid w:val="00B417AC"/>
    <w:rsid w:val="00B41CFD"/>
    <w:rsid w:val="00B43850"/>
    <w:rsid w:val="00B43BD7"/>
    <w:rsid w:val="00B45642"/>
    <w:rsid w:val="00B45AF4"/>
    <w:rsid w:val="00B523D6"/>
    <w:rsid w:val="00B602DA"/>
    <w:rsid w:val="00B612CE"/>
    <w:rsid w:val="00B72C3D"/>
    <w:rsid w:val="00B8189C"/>
    <w:rsid w:val="00B819E1"/>
    <w:rsid w:val="00B82692"/>
    <w:rsid w:val="00B82AE1"/>
    <w:rsid w:val="00B839A0"/>
    <w:rsid w:val="00B8584D"/>
    <w:rsid w:val="00B8610D"/>
    <w:rsid w:val="00B86FAA"/>
    <w:rsid w:val="00B93282"/>
    <w:rsid w:val="00B94527"/>
    <w:rsid w:val="00B95511"/>
    <w:rsid w:val="00B974FA"/>
    <w:rsid w:val="00BA0BCD"/>
    <w:rsid w:val="00BA3C5C"/>
    <w:rsid w:val="00BA74AE"/>
    <w:rsid w:val="00BB028D"/>
    <w:rsid w:val="00BB1D39"/>
    <w:rsid w:val="00BB2D6B"/>
    <w:rsid w:val="00BB4333"/>
    <w:rsid w:val="00BB7F52"/>
    <w:rsid w:val="00BC145E"/>
    <w:rsid w:val="00BC1FA7"/>
    <w:rsid w:val="00BC37AD"/>
    <w:rsid w:val="00BC5BD5"/>
    <w:rsid w:val="00BC65F5"/>
    <w:rsid w:val="00BC70C6"/>
    <w:rsid w:val="00BC718E"/>
    <w:rsid w:val="00BD25C5"/>
    <w:rsid w:val="00BD27BC"/>
    <w:rsid w:val="00BD2803"/>
    <w:rsid w:val="00BD2896"/>
    <w:rsid w:val="00BD3A92"/>
    <w:rsid w:val="00BD4B91"/>
    <w:rsid w:val="00BD6FEB"/>
    <w:rsid w:val="00BE08AD"/>
    <w:rsid w:val="00BE2EDF"/>
    <w:rsid w:val="00BE6841"/>
    <w:rsid w:val="00BE6F9B"/>
    <w:rsid w:val="00BE7221"/>
    <w:rsid w:val="00BE7B6B"/>
    <w:rsid w:val="00BF1B21"/>
    <w:rsid w:val="00BF232C"/>
    <w:rsid w:val="00BF3A1A"/>
    <w:rsid w:val="00BF5C5E"/>
    <w:rsid w:val="00BF7F68"/>
    <w:rsid w:val="00C007EB"/>
    <w:rsid w:val="00C03FF5"/>
    <w:rsid w:val="00C06916"/>
    <w:rsid w:val="00C06FB1"/>
    <w:rsid w:val="00C0720D"/>
    <w:rsid w:val="00C07216"/>
    <w:rsid w:val="00C10149"/>
    <w:rsid w:val="00C11787"/>
    <w:rsid w:val="00C176F3"/>
    <w:rsid w:val="00C20F6D"/>
    <w:rsid w:val="00C25317"/>
    <w:rsid w:val="00C2569A"/>
    <w:rsid w:val="00C25929"/>
    <w:rsid w:val="00C339BA"/>
    <w:rsid w:val="00C33E4A"/>
    <w:rsid w:val="00C33E87"/>
    <w:rsid w:val="00C426E0"/>
    <w:rsid w:val="00C42A38"/>
    <w:rsid w:val="00C43AF7"/>
    <w:rsid w:val="00C467E5"/>
    <w:rsid w:val="00C51BF5"/>
    <w:rsid w:val="00C52454"/>
    <w:rsid w:val="00C52845"/>
    <w:rsid w:val="00C54615"/>
    <w:rsid w:val="00C557FC"/>
    <w:rsid w:val="00C573AF"/>
    <w:rsid w:val="00C60253"/>
    <w:rsid w:val="00C61669"/>
    <w:rsid w:val="00C65211"/>
    <w:rsid w:val="00C65B7A"/>
    <w:rsid w:val="00C702BB"/>
    <w:rsid w:val="00C70680"/>
    <w:rsid w:val="00C70D89"/>
    <w:rsid w:val="00C715A0"/>
    <w:rsid w:val="00C716D3"/>
    <w:rsid w:val="00C72C29"/>
    <w:rsid w:val="00C75E66"/>
    <w:rsid w:val="00C769CD"/>
    <w:rsid w:val="00C80C27"/>
    <w:rsid w:val="00C819E6"/>
    <w:rsid w:val="00C82744"/>
    <w:rsid w:val="00C83E56"/>
    <w:rsid w:val="00C8509A"/>
    <w:rsid w:val="00C86F0E"/>
    <w:rsid w:val="00C909CF"/>
    <w:rsid w:val="00C90A27"/>
    <w:rsid w:val="00C93DF0"/>
    <w:rsid w:val="00C97B13"/>
    <w:rsid w:val="00CA1105"/>
    <w:rsid w:val="00CA3522"/>
    <w:rsid w:val="00CA6A50"/>
    <w:rsid w:val="00CB1DD5"/>
    <w:rsid w:val="00CB28C3"/>
    <w:rsid w:val="00CB33F3"/>
    <w:rsid w:val="00CB6645"/>
    <w:rsid w:val="00CB670A"/>
    <w:rsid w:val="00CC026C"/>
    <w:rsid w:val="00CC07BE"/>
    <w:rsid w:val="00CC1353"/>
    <w:rsid w:val="00CC59D8"/>
    <w:rsid w:val="00CD1C1A"/>
    <w:rsid w:val="00CD1DB1"/>
    <w:rsid w:val="00CD511D"/>
    <w:rsid w:val="00CD70C6"/>
    <w:rsid w:val="00CE14A7"/>
    <w:rsid w:val="00CE2CCA"/>
    <w:rsid w:val="00CE48AE"/>
    <w:rsid w:val="00CE6D0B"/>
    <w:rsid w:val="00CF020C"/>
    <w:rsid w:val="00CF0D00"/>
    <w:rsid w:val="00CF1E7D"/>
    <w:rsid w:val="00CF29B4"/>
    <w:rsid w:val="00CF2AD0"/>
    <w:rsid w:val="00CF387B"/>
    <w:rsid w:val="00CF387F"/>
    <w:rsid w:val="00CF540E"/>
    <w:rsid w:val="00CF5955"/>
    <w:rsid w:val="00CF67FB"/>
    <w:rsid w:val="00CF7091"/>
    <w:rsid w:val="00D03B98"/>
    <w:rsid w:val="00D042BF"/>
    <w:rsid w:val="00D04E75"/>
    <w:rsid w:val="00D073D4"/>
    <w:rsid w:val="00D0752E"/>
    <w:rsid w:val="00D120C0"/>
    <w:rsid w:val="00D1436A"/>
    <w:rsid w:val="00D143F9"/>
    <w:rsid w:val="00D15ABD"/>
    <w:rsid w:val="00D16A9C"/>
    <w:rsid w:val="00D170C1"/>
    <w:rsid w:val="00D172D8"/>
    <w:rsid w:val="00D203FE"/>
    <w:rsid w:val="00D21206"/>
    <w:rsid w:val="00D2176B"/>
    <w:rsid w:val="00D2198B"/>
    <w:rsid w:val="00D21C67"/>
    <w:rsid w:val="00D2201F"/>
    <w:rsid w:val="00D22042"/>
    <w:rsid w:val="00D2439B"/>
    <w:rsid w:val="00D2640E"/>
    <w:rsid w:val="00D27268"/>
    <w:rsid w:val="00D31320"/>
    <w:rsid w:val="00D31C9D"/>
    <w:rsid w:val="00D33410"/>
    <w:rsid w:val="00D336FC"/>
    <w:rsid w:val="00D34DDE"/>
    <w:rsid w:val="00D40BC4"/>
    <w:rsid w:val="00D428D4"/>
    <w:rsid w:val="00D47B45"/>
    <w:rsid w:val="00D51170"/>
    <w:rsid w:val="00D557E2"/>
    <w:rsid w:val="00D56688"/>
    <w:rsid w:val="00D603BB"/>
    <w:rsid w:val="00D60CBC"/>
    <w:rsid w:val="00D6129F"/>
    <w:rsid w:val="00D632E4"/>
    <w:rsid w:val="00D63329"/>
    <w:rsid w:val="00D634D2"/>
    <w:rsid w:val="00D674B8"/>
    <w:rsid w:val="00D72277"/>
    <w:rsid w:val="00D73878"/>
    <w:rsid w:val="00D7692E"/>
    <w:rsid w:val="00D7743B"/>
    <w:rsid w:val="00D80A4A"/>
    <w:rsid w:val="00D828C0"/>
    <w:rsid w:val="00D8598A"/>
    <w:rsid w:val="00D9042F"/>
    <w:rsid w:val="00D912E1"/>
    <w:rsid w:val="00D93369"/>
    <w:rsid w:val="00D94486"/>
    <w:rsid w:val="00D954E7"/>
    <w:rsid w:val="00DA130B"/>
    <w:rsid w:val="00DA2CBD"/>
    <w:rsid w:val="00DA5C06"/>
    <w:rsid w:val="00DA6DE1"/>
    <w:rsid w:val="00DB115A"/>
    <w:rsid w:val="00DB1677"/>
    <w:rsid w:val="00DB1C61"/>
    <w:rsid w:val="00DB29B8"/>
    <w:rsid w:val="00DB339E"/>
    <w:rsid w:val="00DB3B79"/>
    <w:rsid w:val="00DB5359"/>
    <w:rsid w:val="00DC037C"/>
    <w:rsid w:val="00DC215E"/>
    <w:rsid w:val="00DC2725"/>
    <w:rsid w:val="00DC30A0"/>
    <w:rsid w:val="00DC3B8F"/>
    <w:rsid w:val="00DC3CC2"/>
    <w:rsid w:val="00DC53CE"/>
    <w:rsid w:val="00DC63B2"/>
    <w:rsid w:val="00DC77F4"/>
    <w:rsid w:val="00DD38F2"/>
    <w:rsid w:val="00DD3DDA"/>
    <w:rsid w:val="00DD4C3B"/>
    <w:rsid w:val="00DD6659"/>
    <w:rsid w:val="00DE0505"/>
    <w:rsid w:val="00DF1765"/>
    <w:rsid w:val="00DF283D"/>
    <w:rsid w:val="00DF336B"/>
    <w:rsid w:val="00DF33C7"/>
    <w:rsid w:val="00DF5F6A"/>
    <w:rsid w:val="00DF61ED"/>
    <w:rsid w:val="00E02FD6"/>
    <w:rsid w:val="00E03B28"/>
    <w:rsid w:val="00E06B7A"/>
    <w:rsid w:val="00E07F84"/>
    <w:rsid w:val="00E17603"/>
    <w:rsid w:val="00E213D1"/>
    <w:rsid w:val="00E214B5"/>
    <w:rsid w:val="00E22A51"/>
    <w:rsid w:val="00E250C2"/>
    <w:rsid w:val="00E26483"/>
    <w:rsid w:val="00E26980"/>
    <w:rsid w:val="00E31B0E"/>
    <w:rsid w:val="00E32B27"/>
    <w:rsid w:val="00E33D08"/>
    <w:rsid w:val="00E3701B"/>
    <w:rsid w:val="00E37809"/>
    <w:rsid w:val="00E4246D"/>
    <w:rsid w:val="00E468A2"/>
    <w:rsid w:val="00E47353"/>
    <w:rsid w:val="00E47757"/>
    <w:rsid w:val="00E55D2A"/>
    <w:rsid w:val="00E568A3"/>
    <w:rsid w:val="00E61D47"/>
    <w:rsid w:val="00E62AA8"/>
    <w:rsid w:val="00E633F0"/>
    <w:rsid w:val="00E66604"/>
    <w:rsid w:val="00E66B62"/>
    <w:rsid w:val="00E67A50"/>
    <w:rsid w:val="00E71DD6"/>
    <w:rsid w:val="00E727D4"/>
    <w:rsid w:val="00E727E0"/>
    <w:rsid w:val="00E748CE"/>
    <w:rsid w:val="00E80086"/>
    <w:rsid w:val="00E853CC"/>
    <w:rsid w:val="00E86901"/>
    <w:rsid w:val="00E876D7"/>
    <w:rsid w:val="00E9196D"/>
    <w:rsid w:val="00E91F3F"/>
    <w:rsid w:val="00E96597"/>
    <w:rsid w:val="00EA35F2"/>
    <w:rsid w:val="00EA4267"/>
    <w:rsid w:val="00EA44F3"/>
    <w:rsid w:val="00EA485A"/>
    <w:rsid w:val="00EA4ACE"/>
    <w:rsid w:val="00EB28F7"/>
    <w:rsid w:val="00EB5E64"/>
    <w:rsid w:val="00EC0391"/>
    <w:rsid w:val="00EC1359"/>
    <w:rsid w:val="00EC265B"/>
    <w:rsid w:val="00EC2CB1"/>
    <w:rsid w:val="00EC2FCB"/>
    <w:rsid w:val="00EC680F"/>
    <w:rsid w:val="00ED3BFD"/>
    <w:rsid w:val="00ED61C0"/>
    <w:rsid w:val="00ED621F"/>
    <w:rsid w:val="00EE1F73"/>
    <w:rsid w:val="00EE28F3"/>
    <w:rsid w:val="00EE317E"/>
    <w:rsid w:val="00EE38A0"/>
    <w:rsid w:val="00EE41E8"/>
    <w:rsid w:val="00EE4796"/>
    <w:rsid w:val="00EE488E"/>
    <w:rsid w:val="00EE6017"/>
    <w:rsid w:val="00EE743D"/>
    <w:rsid w:val="00EE7F92"/>
    <w:rsid w:val="00EF0DFA"/>
    <w:rsid w:val="00EF234F"/>
    <w:rsid w:val="00EF253E"/>
    <w:rsid w:val="00EF47F2"/>
    <w:rsid w:val="00EF692F"/>
    <w:rsid w:val="00F01907"/>
    <w:rsid w:val="00F01ABA"/>
    <w:rsid w:val="00F01DAF"/>
    <w:rsid w:val="00F10543"/>
    <w:rsid w:val="00F107CA"/>
    <w:rsid w:val="00F10E10"/>
    <w:rsid w:val="00F11AA9"/>
    <w:rsid w:val="00F11BE7"/>
    <w:rsid w:val="00F13B40"/>
    <w:rsid w:val="00F1438F"/>
    <w:rsid w:val="00F14C83"/>
    <w:rsid w:val="00F156F8"/>
    <w:rsid w:val="00F15920"/>
    <w:rsid w:val="00F15B0F"/>
    <w:rsid w:val="00F17900"/>
    <w:rsid w:val="00F20359"/>
    <w:rsid w:val="00F21AEB"/>
    <w:rsid w:val="00F21E2E"/>
    <w:rsid w:val="00F22943"/>
    <w:rsid w:val="00F23E4B"/>
    <w:rsid w:val="00F23FCB"/>
    <w:rsid w:val="00F2419A"/>
    <w:rsid w:val="00F27ABE"/>
    <w:rsid w:val="00F27E8F"/>
    <w:rsid w:val="00F31AF9"/>
    <w:rsid w:val="00F3431B"/>
    <w:rsid w:val="00F34E5D"/>
    <w:rsid w:val="00F35F1F"/>
    <w:rsid w:val="00F368A4"/>
    <w:rsid w:val="00F40876"/>
    <w:rsid w:val="00F41948"/>
    <w:rsid w:val="00F421E8"/>
    <w:rsid w:val="00F430D9"/>
    <w:rsid w:val="00F45279"/>
    <w:rsid w:val="00F503F1"/>
    <w:rsid w:val="00F52103"/>
    <w:rsid w:val="00F5399B"/>
    <w:rsid w:val="00F54625"/>
    <w:rsid w:val="00F5565A"/>
    <w:rsid w:val="00F56874"/>
    <w:rsid w:val="00F626F7"/>
    <w:rsid w:val="00F62CC2"/>
    <w:rsid w:val="00F63F82"/>
    <w:rsid w:val="00F64627"/>
    <w:rsid w:val="00F66E10"/>
    <w:rsid w:val="00F70130"/>
    <w:rsid w:val="00F719BE"/>
    <w:rsid w:val="00F750EC"/>
    <w:rsid w:val="00F800FF"/>
    <w:rsid w:val="00F81203"/>
    <w:rsid w:val="00F83FD0"/>
    <w:rsid w:val="00F85CCE"/>
    <w:rsid w:val="00F86912"/>
    <w:rsid w:val="00F86A8A"/>
    <w:rsid w:val="00F87059"/>
    <w:rsid w:val="00F87815"/>
    <w:rsid w:val="00F924FB"/>
    <w:rsid w:val="00F92D0B"/>
    <w:rsid w:val="00F937A1"/>
    <w:rsid w:val="00F96C3F"/>
    <w:rsid w:val="00FA0776"/>
    <w:rsid w:val="00FA11BB"/>
    <w:rsid w:val="00FA1429"/>
    <w:rsid w:val="00FA161B"/>
    <w:rsid w:val="00FA187D"/>
    <w:rsid w:val="00FA2EDF"/>
    <w:rsid w:val="00FA4DB0"/>
    <w:rsid w:val="00FA6CCB"/>
    <w:rsid w:val="00FA717E"/>
    <w:rsid w:val="00FA73CF"/>
    <w:rsid w:val="00FA7C0D"/>
    <w:rsid w:val="00FB17E6"/>
    <w:rsid w:val="00FB1F70"/>
    <w:rsid w:val="00FB2DAE"/>
    <w:rsid w:val="00FB60E1"/>
    <w:rsid w:val="00FB68EF"/>
    <w:rsid w:val="00FB6F3E"/>
    <w:rsid w:val="00FC1121"/>
    <w:rsid w:val="00FC23E4"/>
    <w:rsid w:val="00FC25D1"/>
    <w:rsid w:val="00FC2627"/>
    <w:rsid w:val="00FC4A8C"/>
    <w:rsid w:val="00FC4F6F"/>
    <w:rsid w:val="00FC6542"/>
    <w:rsid w:val="00FD1C09"/>
    <w:rsid w:val="00FD2E46"/>
    <w:rsid w:val="00FD305E"/>
    <w:rsid w:val="00FD6551"/>
    <w:rsid w:val="00FD6790"/>
    <w:rsid w:val="00FE659F"/>
    <w:rsid w:val="00FE72B5"/>
    <w:rsid w:val="00FF2F29"/>
    <w:rsid w:val="00FF4931"/>
    <w:rsid w:val="00FF58FE"/>
    <w:rsid w:val="00FF6DBE"/>
    <w:rsid w:val="00FF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rules v:ext="edit">
        <o:r id="V:Rule2" type="connector" idref="#Straight Arrow Connector 29"/>
      </o:rules>
    </o:shapelayout>
  </w:shapeDefaults>
  <w:decimalSymbol w:val="."/>
  <w:listSeparator w:val=","/>
  <w14:docId w14:val="6BD2D9FE"/>
  <w15:docId w15:val="{5D5D7C42-32C6-408A-AE55-5CF6CB1F9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98A"/>
    <w:pPr>
      <w:spacing w:after="120" w:line="280" w:lineRule="atLeast"/>
    </w:pPr>
    <w:rPr>
      <w:rFonts w:ascii="Calibri" w:hAnsi="Calibri"/>
      <w:szCs w:val="24"/>
    </w:rPr>
  </w:style>
  <w:style w:type="paragraph" w:styleId="Heading1">
    <w:name w:val="heading 1"/>
    <w:basedOn w:val="Normal"/>
    <w:next w:val="Normal"/>
    <w:qFormat/>
    <w:rsid w:val="00C07216"/>
    <w:pPr>
      <w:keepNext/>
      <w:numPr>
        <w:numId w:val="31"/>
      </w:numPr>
      <w:spacing w:before="240" w:line="400" w:lineRule="atLeast"/>
      <w:outlineLvl w:val="0"/>
    </w:pPr>
    <w:rPr>
      <w:rFonts w:ascii="Verdana" w:hAnsi="Verdana" w:cs="Arial"/>
      <w:b/>
      <w:bCs/>
      <w:color w:val="808080"/>
      <w:kern w:val="32"/>
      <w:sz w:val="28"/>
      <w:szCs w:val="32"/>
    </w:rPr>
  </w:style>
  <w:style w:type="paragraph" w:styleId="Heading2">
    <w:name w:val="heading 2"/>
    <w:basedOn w:val="Normal"/>
    <w:next w:val="Normal"/>
    <w:qFormat/>
    <w:rsid w:val="00C07216"/>
    <w:pPr>
      <w:keepNext/>
      <w:numPr>
        <w:ilvl w:val="1"/>
        <w:numId w:val="31"/>
      </w:numPr>
      <w:spacing w:before="180" w:line="320" w:lineRule="atLeast"/>
      <w:outlineLvl w:val="1"/>
    </w:pPr>
    <w:rPr>
      <w:rFonts w:ascii="Verdana" w:hAnsi="Verdana" w:cs="Arial"/>
      <w:b/>
      <w:iCs/>
      <w:color w:val="808080"/>
      <w:sz w:val="24"/>
      <w:szCs w:val="28"/>
    </w:rPr>
  </w:style>
  <w:style w:type="paragraph" w:styleId="Heading3">
    <w:name w:val="heading 3"/>
    <w:basedOn w:val="Normal"/>
    <w:next w:val="Normal"/>
    <w:link w:val="Heading3Char"/>
    <w:qFormat/>
    <w:rsid w:val="00C07216"/>
    <w:pPr>
      <w:keepNext/>
      <w:numPr>
        <w:ilvl w:val="2"/>
        <w:numId w:val="31"/>
      </w:numPr>
      <w:spacing w:before="120" w:after="60"/>
      <w:outlineLvl w:val="2"/>
    </w:pPr>
    <w:rPr>
      <w:rFonts w:ascii="Verdana" w:hAnsi="Verdana"/>
      <w:b/>
      <w:bCs/>
      <w:color w:val="808080"/>
      <w:szCs w:val="20"/>
    </w:rPr>
  </w:style>
  <w:style w:type="paragraph" w:styleId="Heading4">
    <w:name w:val="heading 4"/>
    <w:basedOn w:val="Normal"/>
    <w:next w:val="Normal"/>
    <w:qFormat/>
    <w:rsid w:val="00C07216"/>
    <w:pPr>
      <w:keepNext/>
      <w:numPr>
        <w:ilvl w:val="3"/>
        <w:numId w:val="31"/>
      </w:numPr>
      <w:spacing w:before="120"/>
      <w:outlineLvl w:val="3"/>
    </w:pPr>
    <w:rPr>
      <w:rFonts w:ascii="Verdana" w:hAnsi="Verdana"/>
      <w:b/>
      <w:i/>
      <w:color w:val="808080"/>
      <w:sz w:val="18"/>
      <w:szCs w:val="18"/>
    </w:rPr>
  </w:style>
  <w:style w:type="paragraph" w:styleId="Heading5">
    <w:name w:val="heading 5"/>
    <w:basedOn w:val="Normal"/>
    <w:next w:val="Normal"/>
    <w:qFormat/>
    <w:rsid w:val="0088772A"/>
    <w:pPr>
      <w:keepNext/>
      <w:numPr>
        <w:ilvl w:val="4"/>
        <w:numId w:val="31"/>
      </w:numPr>
      <w:spacing w:before="240" w:after="60"/>
      <w:outlineLvl w:val="4"/>
    </w:pPr>
    <w:rPr>
      <w:i/>
      <w:iCs/>
    </w:rPr>
  </w:style>
  <w:style w:type="paragraph" w:styleId="Heading6">
    <w:name w:val="heading 6"/>
    <w:basedOn w:val="Normal"/>
    <w:next w:val="Normal"/>
    <w:qFormat/>
    <w:rsid w:val="0088772A"/>
    <w:pPr>
      <w:keepNext/>
      <w:numPr>
        <w:ilvl w:val="5"/>
        <w:numId w:val="31"/>
      </w:numPr>
      <w:jc w:val="center"/>
      <w:outlineLvl w:val="5"/>
    </w:pPr>
    <w:rPr>
      <w:color w:val="DC5900"/>
    </w:rPr>
  </w:style>
  <w:style w:type="paragraph" w:styleId="Heading7">
    <w:name w:val="heading 7"/>
    <w:basedOn w:val="Normal"/>
    <w:next w:val="Normal"/>
    <w:qFormat/>
    <w:rsid w:val="0088772A"/>
    <w:pPr>
      <w:keepNext/>
      <w:numPr>
        <w:ilvl w:val="6"/>
        <w:numId w:val="31"/>
      </w:numPr>
      <w:outlineLvl w:val="6"/>
    </w:pPr>
    <w:rPr>
      <w:b/>
      <w:bCs/>
    </w:rPr>
  </w:style>
  <w:style w:type="paragraph" w:styleId="Heading8">
    <w:name w:val="heading 8"/>
    <w:basedOn w:val="Normal"/>
    <w:next w:val="Normal"/>
    <w:qFormat/>
    <w:rsid w:val="0088772A"/>
    <w:pPr>
      <w:keepNext/>
      <w:numPr>
        <w:ilvl w:val="7"/>
        <w:numId w:val="31"/>
      </w:numPr>
      <w:outlineLvl w:val="7"/>
    </w:pPr>
    <w:rPr>
      <w:u w:val="single"/>
    </w:rPr>
  </w:style>
  <w:style w:type="paragraph" w:styleId="Heading9">
    <w:name w:val="heading 9"/>
    <w:basedOn w:val="Normal"/>
    <w:next w:val="Normal"/>
    <w:qFormat/>
    <w:rsid w:val="0088772A"/>
    <w:pPr>
      <w:keepNext/>
      <w:numPr>
        <w:ilvl w:val="8"/>
        <w:numId w:val="31"/>
      </w:numPr>
      <w:outlineLvl w:val="8"/>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07216"/>
    <w:rPr>
      <w:rFonts w:ascii="Verdana" w:hAnsi="Verdana"/>
      <w:b/>
      <w:bCs/>
      <w:color w:val="808080"/>
    </w:rPr>
  </w:style>
  <w:style w:type="paragraph" w:styleId="Header">
    <w:name w:val="header"/>
    <w:basedOn w:val="Normal"/>
    <w:link w:val="HeaderChar"/>
    <w:uiPriority w:val="99"/>
    <w:rsid w:val="00847464"/>
    <w:pPr>
      <w:pBdr>
        <w:bottom w:val="single" w:sz="8" w:space="0" w:color="BA000D"/>
      </w:pBdr>
      <w:tabs>
        <w:tab w:val="center" w:pos="4320"/>
        <w:tab w:val="right" w:pos="8640"/>
      </w:tabs>
      <w:ind w:left="-720" w:right="-540"/>
    </w:pPr>
  </w:style>
  <w:style w:type="character" w:customStyle="1" w:styleId="HeaderChar">
    <w:name w:val="Header Char"/>
    <w:basedOn w:val="DefaultParagraphFont"/>
    <w:link w:val="Header"/>
    <w:uiPriority w:val="99"/>
    <w:rsid w:val="00847464"/>
    <w:rPr>
      <w:rFonts w:ascii="Verdana" w:hAnsi="Verdana"/>
      <w:sz w:val="18"/>
      <w:szCs w:val="24"/>
    </w:rPr>
  </w:style>
  <w:style w:type="paragraph" w:styleId="ListBullet">
    <w:name w:val="List Bullet"/>
    <w:basedOn w:val="Normal"/>
    <w:autoRedefine/>
    <w:rsid w:val="00A44074"/>
    <w:pPr>
      <w:numPr>
        <w:numId w:val="1"/>
      </w:numPr>
      <w:tabs>
        <w:tab w:val="clear" w:pos="1440"/>
        <w:tab w:val="left" w:pos="288"/>
      </w:tabs>
      <w:ind w:left="288" w:hanging="288"/>
      <w:contextualSpacing/>
    </w:pPr>
  </w:style>
  <w:style w:type="paragraph" w:styleId="ListBullet2">
    <w:name w:val="List Bullet 2"/>
    <w:basedOn w:val="ListBullet"/>
    <w:autoRedefine/>
    <w:rsid w:val="00CD511D"/>
    <w:pPr>
      <w:tabs>
        <w:tab w:val="clear" w:pos="288"/>
        <w:tab w:val="left" w:pos="576"/>
      </w:tabs>
      <w:ind w:left="576"/>
    </w:pPr>
  </w:style>
  <w:style w:type="paragraph" w:styleId="ListBullet3">
    <w:name w:val="List Bullet 3"/>
    <w:basedOn w:val="ListBullet"/>
    <w:autoRedefine/>
    <w:rsid w:val="00A44074"/>
    <w:pPr>
      <w:tabs>
        <w:tab w:val="left" w:pos="864"/>
      </w:tabs>
      <w:ind w:left="864"/>
    </w:pPr>
  </w:style>
  <w:style w:type="paragraph" w:styleId="ListBullet4">
    <w:name w:val="List Bullet 4"/>
    <w:basedOn w:val="ListBullet2"/>
    <w:autoRedefine/>
    <w:rsid w:val="00A44074"/>
    <w:pPr>
      <w:tabs>
        <w:tab w:val="clear" w:pos="576"/>
        <w:tab w:val="left" w:pos="1152"/>
      </w:tabs>
      <w:ind w:left="1152"/>
    </w:pPr>
  </w:style>
  <w:style w:type="paragraph" w:styleId="ListNumber">
    <w:name w:val="List Number"/>
    <w:basedOn w:val="Normal"/>
    <w:rsid w:val="00A44074"/>
  </w:style>
  <w:style w:type="paragraph" w:styleId="ListNumber2">
    <w:name w:val="List Number 2"/>
    <w:basedOn w:val="Normal"/>
    <w:rsid w:val="00A44074"/>
  </w:style>
  <w:style w:type="paragraph" w:styleId="ListNumber3">
    <w:name w:val="List Number 3"/>
    <w:basedOn w:val="ListNumber2"/>
    <w:rsid w:val="00A44074"/>
    <w:pPr>
      <w:tabs>
        <w:tab w:val="num" w:pos="1080"/>
      </w:tabs>
      <w:ind w:left="1080"/>
    </w:pPr>
  </w:style>
  <w:style w:type="paragraph" w:styleId="ListNumber4">
    <w:name w:val="List Number 4"/>
    <w:basedOn w:val="ListNumber2"/>
    <w:rsid w:val="00A44074"/>
    <w:pPr>
      <w:tabs>
        <w:tab w:val="num" w:pos="1440"/>
      </w:tabs>
      <w:ind w:left="1440"/>
    </w:pPr>
  </w:style>
  <w:style w:type="paragraph" w:styleId="BodyText">
    <w:name w:val="Body Text"/>
    <w:basedOn w:val="Normal"/>
    <w:link w:val="BodyTextChar"/>
    <w:rsid w:val="00D8598A"/>
    <w:pPr>
      <w:ind w:right="-720"/>
    </w:pPr>
    <w:rPr>
      <w:rFonts w:cs="Calibri"/>
      <w:szCs w:val="20"/>
    </w:rPr>
  </w:style>
  <w:style w:type="character" w:customStyle="1" w:styleId="BodyTextChar">
    <w:name w:val="Body Text Char"/>
    <w:basedOn w:val="DefaultParagraphFont"/>
    <w:link w:val="BodyText"/>
    <w:rsid w:val="00D8598A"/>
    <w:rPr>
      <w:rFonts w:ascii="Calibri" w:hAnsi="Calibri" w:cs="Calibri"/>
    </w:rPr>
  </w:style>
  <w:style w:type="paragraph" w:styleId="BodyText2">
    <w:name w:val="Body Text 2"/>
    <w:basedOn w:val="Normal"/>
    <w:rsid w:val="00D8598A"/>
    <w:pPr>
      <w:spacing w:before="120"/>
      <w:ind w:left="360"/>
      <w:jc w:val="both"/>
    </w:pPr>
  </w:style>
  <w:style w:type="paragraph" w:styleId="BodyText3">
    <w:name w:val="Body Text 3"/>
    <w:basedOn w:val="Normal"/>
    <w:rsid w:val="00F85CCE"/>
    <w:pPr>
      <w:spacing w:before="120"/>
      <w:ind w:left="720"/>
    </w:pPr>
    <w:rPr>
      <w:szCs w:val="16"/>
    </w:rPr>
  </w:style>
  <w:style w:type="paragraph" w:styleId="TOAHeading">
    <w:name w:val="toa heading"/>
    <w:basedOn w:val="Normal"/>
    <w:next w:val="Normal"/>
    <w:semiHidden/>
    <w:rsid w:val="0088772A"/>
    <w:pPr>
      <w:spacing w:before="360"/>
    </w:pPr>
    <w:rPr>
      <w:rFonts w:cs="Arial"/>
      <w:spacing w:val="40"/>
      <w:sz w:val="24"/>
    </w:rPr>
  </w:style>
  <w:style w:type="paragraph" w:styleId="Title">
    <w:name w:val="Title"/>
    <w:basedOn w:val="Normal"/>
    <w:qFormat/>
    <w:rsid w:val="00C07216"/>
    <w:pPr>
      <w:spacing w:after="0" w:line="640" w:lineRule="atLeast"/>
      <w:jc w:val="center"/>
      <w:outlineLvl w:val="0"/>
    </w:pPr>
    <w:rPr>
      <w:rFonts w:ascii="Verdana" w:hAnsi="Verdana" w:cs="Tahoma"/>
      <w:b/>
      <w:color w:val="BA000D"/>
      <w:spacing w:val="60"/>
      <w:kern w:val="28"/>
      <w:sz w:val="48"/>
      <w:szCs w:val="48"/>
    </w:rPr>
  </w:style>
  <w:style w:type="paragraph" w:styleId="Footer">
    <w:name w:val="footer"/>
    <w:basedOn w:val="Normal"/>
    <w:rsid w:val="00847464"/>
    <w:pPr>
      <w:pBdr>
        <w:top w:val="single" w:sz="8" w:space="2" w:color="BA000D"/>
      </w:pBdr>
      <w:tabs>
        <w:tab w:val="center" w:pos="4320"/>
        <w:tab w:val="right" w:pos="8640"/>
      </w:tabs>
      <w:ind w:left="-630" w:right="-450"/>
      <w:jc w:val="right"/>
    </w:pPr>
    <w:rPr>
      <w:b/>
      <w:color w:val="808080"/>
      <w:sz w:val="16"/>
      <w:szCs w:val="16"/>
    </w:rPr>
  </w:style>
  <w:style w:type="paragraph" w:styleId="FootnoteText">
    <w:name w:val="footnote text"/>
    <w:basedOn w:val="Normal"/>
    <w:semiHidden/>
    <w:rsid w:val="0088772A"/>
    <w:rPr>
      <w:szCs w:val="20"/>
    </w:rPr>
  </w:style>
  <w:style w:type="character" w:styleId="FootnoteReference">
    <w:name w:val="footnote reference"/>
    <w:basedOn w:val="DefaultParagraphFont"/>
    <w:semiHidden/>
    <w:rsid w:val="0088772A"/>
    <w:rPr>
      <w:vertAlign w:val="superscript"/>
    </w:rPr>
  </w:style>
  <w:style w:type="paragraph" w:styleId="TOC1">
    <w:name w:val="toc 1"/>
    <w:basedOn w:val="Normal"/>
    <w:next w:val="Normal"/>
    <w:autoRedefine/>
    <w:uiPriority w:val="39"/>
    <w:qFormat/>
    <w:rsid w:val="00AD539B"/>
    <w:pPr>
      <w:tabs>
        <w:tab w:val="right" w:leader="dot" w:pos="9900"/>
      </w:tabs>
      <w:spacing w:after="80"/>
      <w:ind w:right="-540"/>
    </w:pPr>
    <w:rPr>
      <w:noProof/>
    </w:rPr>
  </w:style>
  <w:style w:type="paragraph" w:styleId="TOC2">
    <w:name w:val="toc 2"/>
    <w:basedOn w:val="Normal"/>
    <w:next w:val="Normal"/>
    <w:autoRedefine/>
    <w:uiPriority w:val="39"/>
    <w:qFormat/>
    <w:rsid w:val="00DC215E"/>
    <w:pPr>
      <w:tabs>
        <w:tab w:val="right" w:leader="dot" w:pos="9900"/>
      </w:tabs>
      <w:spacing w:after="80"/>
      <w:ind w:left="202"/>
    </w:pPr>
    <w:rPr>
      <w:rFonts w:cs="Calibri"/>
      <w:noProof/>
      <w:szCs w:val="20"/>
    </w:rPr>
  </w:style>
  <w:style w:type="character" w:styleId="Hyperlink">
    <w:name w:val="Hyperlink"/>
    <w:basedOn w:val="DefaultParagraphFont"/>
    <w:uiPriority w:val="99"/>
    <w:rsid w:val="0088772A"/>
    <w:rPr>
      <w:color w:val="0000FF"/>
      <w:u w:val="single"/>
    </w:rPr>
  </w:style>
  <w:style w:type="paragraph" w:styleId="TOC7">
    <w:name w:val="toc 7"/>
    <w:basedOn w:val="Normal"/>
    <w:next w:val="Normal"/>
    <w:autoRedefine/>
    <w:semiHidden/>
    <w:rsid w:val="0088772A"/>
    <w:pPr>
      <w:ind w:left="1200"/>
    </w:pPr>
  </w:style>
  <w:style w:type="paragraph" w:styleId="TOC3">
    <w:name w:val="toc 3"/>
    <w:basedOn w:val="Normal"/>
    <w:next w:val="Normal"/>
    <w:autoRedefine/>
    <w:uiPriority w:val="39"/>
    <w:qFormat/>
    <w:rsid w:val="00DC215E"/>
    <w:pPr>
      <w:tabs>
        <w:tab w:val="right" w:leader="dot" w:pos="9900"/>
      </w:tabs>
      <w:spacing w:after="80"/>
      <w:ind w:left="403" w:right="-540"/>
    </w:pPr>
    <w:rPr>
      <w:rFonts w:cs="Calibri"/>
      <w:noProof/>
      <w:szCs w:val="20"/>
    </w:rPr>
  </w:style>
  <w:style w:type="paragraph" w:styleId="HTMLPreformatted">
    <w:name w:val="HTML Preformatted"/>
    <w:basedOn w:val="Normal"/>
    <w:rsid w:val="008877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Arial Unicode MS" w:hAnsi="Courier New" w:cs="Courier New"/>
      <w:color w:val="000000"/>
      <w:szCs w:val="20"/>
    </w:rPr>
  </w:style>
  <w:style w:type="paragraph" w:styleId="TOC4">
    <w:name w:val="toc 4"/>
    <w:basedOn w:val="Heading3"/>
    <w:next w:val="Normal"/>
    <w:autoRedefine/>
    <w:uiPriority w:val="39"/>
    <w:rsid w:val="00627717"/>
    <w:pPr>
      <w:numPr>
        <w:ilvl w:val="0"/>
        <w:numId w:val="0"/>
      </w:numPr>
      <w:tabs>
        <w:tab w:val="right" w:leader="dot" w:pos="9900"/>
      </w:tabs>
      <w:spacing w:after="0"/>
      <w:ind w:left="720"/>
    </w:pPr>
    <w:rPr>
      <w:rFonts w:ascii="Times New Roman" w:hAnsi="Times New Roman"/>
      <w:sz w:val="24"/>
    </w:rPr>
  </w:style>
  <w:style w:type="paragraph" w:styleId="TOC5">
    <w:name w:val="toc 5"/>
    <w:basedOn w:val="Normal"/>
    <w:next w:val="Normal"/>
    <w:autoRedefine/>
    <w:semiHidden/>
    <w:rsid w:val="0088772A"/>
    <w:pPr>
      <w:spacing w:after="0"/>
      <w:ind w:left="960"/>
    </w:pPr>
    <w:rPr>
      <w:rFonts w:ascii="Times New Roman" w:hAnsi="Times New Roman"/>
      <w:sz w:val="24"/>
    </w:rPr>
  </w:style>
  <w:style w:type="paragraph" w:styleId="TOC6">
    <w:name w:val="toc 6"/>
    <w:basedOn w:val="Normal"/>
    <w:next w:val="Normal"/>
    <w:autoRedefine/>
    <w:semiHidden/>
    <w:rsid w:val="0088772A"/>
    <w:pPr>
      <w:spacing w:after="0"/>
      <w:ind w:left="1200"/>
    </w:pPr>
    <w:rPr>
      <w:rFonts w:ascii="Times New Roman" w:hAnsi="Times New Roman"/>
      <w:sz w:val="24"/>
    </w:rPr>
  </w:style>
  <w:style w:type="paragraph" w:styleId="TOC8">
    <w:name w:val="toc 8"/>
    <w:basedOn w:val="Normal"/>
    <w:next w:val="Normal"/>
    <w:autoRedefine/>
    <w:semiHidden/>
    <w:rsid w:val="0088772A"/>
    <w:pPr>
      <w:spacing w:after="0"/>
      <w:ind w:left="1680"/>
    </w:pPr>
    <w:rPr>
      <w:rFonts w:ascii="Times New Roman" w:hAnsi="Times New Roman"/>
      <w:sz w:val="24"/>
    </w:rPr>
  </w:style>
  <w:style w:type="paragraph" w:styleId="TOC9">
    <w:name w:val="toc 9"/>
    <w:basedOn w:val="Normal"/>
    <w:next w:val="Normal"/>
    <w:autoRedefine/>
    <w:semiHidden/>
    <w:rsid w:val="0088772A"/>
    <w:pPr>
      <w:spacing w:after="0"/>
      <w:ind w:left="1920"/>
    </w:pPr>
    <w:rPr>
      <w:rFonts w:ascii="Times New Roman" w:hAnsi="Times New Roman"/>
      <w:sz w:val="24"/>
    </w:rPr>
  </w:style>
  <w:style w:type="character" w:styleId="FollowedHyperlink">
    <w:name w:val="FollowedHyperlink"/>
    <w:basedOn w:val="DefaultParagraphFont"/>
    <w:rsid w:val="0088772A"/>
    <w:rPr>
      <w:color w:val="800080"/>
      <w:u w:val="single"/>
    </w:rPr>
  </w:style>
  <w:style w:type="paragraph" w:styleId="Caption">
    <w:name w:val="caption"/>
    <w:basedOn w:val="Normal"/>
    <w:next w:val="Normal"/>
    <w:qFormat/>
    <w:rsid w:val="00F01ABA"/>
    <w:pPr>
      <w:jc w:val="center"/>
    </w:pPr>
    <w:rPr>
      <w:rFonts w:ascii="Verdana" w:hAnsi="Verdana"/>
      <w:b/>
      <w:bCs/>
      <w:sz w:val="18"/>
    </w:rPr>
  </w:style>
  <w:style w:type="paragraph" w:styleId="TableofFigures">
    <w:name w:val="table of figures"/>
    <w:basedOn w:val="Normal"/>
    <w:next w:val="Normal"/>
    <w:semiHidden/>
    <w:rsid w:val="0088772A"/>
    <w:pPr>
      <w:ind w:left="400" w:hanging="400"/>
    </w:pPr>
  </w:style>
  <w:style w:type="paragraph" w:customStyle="1" w:styleId="DepartmentName">
    <w:name w:val="DepartmentName"/>
    <w:basedOn w:val="Normal"/>
    <w:next w:val="BodyText"/>
    <w:rsid w:val="0088772A"/>
    <w:pPr>
      <w:spacing w:before="120"/>
      <w:ind w:left="720"/>
    </w:pPr>
    <w:rPr>
      <w:rFonts w:ascii="Arial" w:hAnsi="Arial" w:cs="Arial"/>
      <w:b/>
      <w:bCs/>
      <w:color w:val="000000"/>
      <w:sz w:val="48"/>
      <w:szCs w:val="20"/>
    </w:rPr>
  </w:style>
  <w:style w:type="paragraph" w:styleId="Index1">
    <w:name w:val="index 1"/>
    <w:basedOn w:val="Normal"/>
    <w:next w:val="Normal"/>
    <w:autoRedefine/>
    <w:semiHidden/>
    <w:rsid w:val="0088772A"/>
    <w:pPr>
      <w:spacing w:after="0"/>
    </w:pPr>
    <w:rPr>
      <w:rFonts w:ascii="Times New Roman" w:hAnsi="Times New Roman"/>
      <w:szCs w:val="21"/>
    </w:rPr>
  </w:style>
  <w:style w:type="paragraph" w:customStyle="1" w:styleId="TableText">
    <w:name w:val="Table Text"/>
    <w:basedOn w:val="Normal"/>
    <w:rsid w:val="00C07216"/>
    <w:pPr>
      <w:spacing w:before="40" w:after="40"/>
      <w:contextualSpacing/>
    </w:pPr>
  </w:style>
  <w:style w:type="paragraph" w:styleId="BalloonText">
    <w:name w:val="Balloon Text"/>
    <w:basedOn w:val="Normal"/>
    <w:semiHidden/>
    <w:rsid w:val="00A91074"/>
    <w:rPr>
      <w:rFonts w:ascii="Tahoma" w:hAnsi="Tahoma" w:cs="Tahoma"/>
      <w:sz w:val="16"/>
      <w:szCs w:val="16"/>
    </w:rPr>
  </w:style>
  <w:style w:type="table" w:styleId="TableGrid">
    <w:name w:val="Table Grid"/>
    <w:basedOn w:val="TableNormal"/>
    <w:rsid w:val="00DD4C3B"/>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071873"/>
    <w:pPr>
      <w:spacing w:before="60"/>
    </w:pPr>
    <w:rPr>
      <w:rFonts w:ascii="Verdana" w:hAnsi="Verdana" w:cs="Tahoma"/>
      <w:b/>
    </w:rPr>
  </w:style>
  <w:style w:type="character" w:styleId="CommentReference">
    <w:name w:val="annotation reference"/>
    <w:basedOn w:val="DefaultParagraphFont"/>
    <w:semiHidden/>
    <w:rsid w:val="00940044"/>
    <w:rPr>
      <w:sz w:val="16"/>
      <w:szCs w:val="16"/>
    </w:rPr>
  </w:style>
  <w:style w:type="paragraph" w:styleId="CommentText">
    <w:name w:val="annotation text"/>
    <w:basedOn w:val="Normal"/>
    <w:semiHidden/>
    <w:rsid w:val="00940044"/>
    <w:rPr>
      <w:szCs w:val="20"/>
    </w:rPr>
  </w:style>
  <w:style w:type="paragraph" w:styleId="CommentSubject">
    <w:name w:val="annotation subject"/>
    <w:basedOn w:val="CommentText"/>
    <w:next w:val="CommentText"/>
    <w:semiHidden/>
    <w:rsid w:val="00940044"/>
    <w:rPr>
      <w:b/>
      <w:bCs/>
    </w:rPr>
  </w:style>
  <w:style w:type="paragraph" w:styleId="TOCHeading">
    <w:name w:val="TOC Heading"/>
    <w:basedOn w:val="Heading1"/>
    <w:next w:val="Normal"/>
    <w:uiPriority w:val="39"/>
    <w:unhideWhenUsed/>
    <w:qFormat/>
    <w:rsid w:val="00C07216"/>
    <w:pPr>
      <w:keepLines/>
      <w:numPr>
        <w:numId w:val="0"/>
      </w:numPr>
      <w:spacing w:before="480" w:line="276" w:lineRule="auto"/>
      <w:outlineLvl w:val="9"/>
    </w:pPr>
    <w:rPr>
      <w:rFonts w:cs="Times New Roman"/>
      <w:caps/>
      <w:kern w:val="0"/>
      <w:sz w:val="24"/>
      <w:szCs w:val="28"/>
    </w:rPr>
  </w:style>
  <w:style w:type="paragraph" w:customStyle="1" w:styleId="CoverNotes">
    <w:name w:val="Cover Notes"/>
    <w:basedOn w:val="Normal"/>
    <w:link w:val="CoverNotesChar"/>
    <w:qFormat/>
    <w:rsid w:val="009C73A8"/>
    <w:pPr>
      <w:tabs>
        <w:tab w:val="left" w:pos="4590"/>
        <w:tab w:val="left" w:pos="5940"/>
      </w:tabs>
      <w:spacing w:after="60"/>
      <w:ind w:firstLine="720"/>
    </w:pPr>
  </w:style>
  <w:style w:type="character" w:customStyle="1" w:styleId="CoverNotesChar">
    <w:name w:val="Cover Notes Char"/>
    <w:basedOn w:val="DefaultParagraphFont"/>
    <w:link w:val="CoverNotes"/>
    <w:rsid w:val="009C73A8"/>
    <w:rPr>
      <w:rFonts w:ascii="Calibri" w:hAnsi="Calibri"/>
      <w:szCs w:val="24"/>
    </w:rPr>
  </w:style>
  <w:style w:type="paragraph" w:customStyle="1" w:styleId="Figure">
    <w:name w:val="Figure"/>
    <w:basedOn w:val="BodyText"/>
    <w:link w:val="FigureChar"/>
    <w:qFormat/>
    <w:rsid w:val="00F01ABA"/>
    <w:pPr>
      <w:keepNext/>
      <w:spacing w:after="0"/>
    </w:pPr>
  </w:style>
  <w:style w:type="character" w:customStyle="1" w:styleId="FigureChar">
    <w:name w:val="Figure Char"/>
    <w:basedOn w:val="BodyTextChar"/>
    <w:link w:val="Figure"/>
    <w:rsid w:val="00F01ABA"/>
    <w:rPr>
      <w:rFonts w:ascii="Calibri" w:hAnsi="Calibri" w:cs="Calibri"/>
    </w:rPr>
  </w:style>
  <w:style w:type="paragraph" w:styleId="NormalWeb">
    <w:name w:val="Normal (Web)"/>
    <w:basedOn w:val="Normal"/>
    <w:uiPriority w:val="99"/>
    <w:unhideWhenUsed/>
    <w:rsid w:val="00DB5359"/>
    <w:pPr>
      <w:spacing w:before="100" w:beforeAutospacing="1" w:after="100" w:afterAutospacing="1" w:line="240" w:lineRule="auto"/>
    </w:pPr>
    <w:rPr>
      <w:rFonts w:ascii="Times New Roman" w:hAnsi="Times New Roman"/>
      <w:sz w:val="24"/>
    </w:rPr>
  </w:style>
  <w:style w:type="paragraph" w:styleId="ListParagraph">
    <w:name w:val="List Paragraph"/>
    <w:basedOn w:val="Normal"/>
    <w:uiPriority w:val="34"/>
    <w:qFormat/>
    <w:rsid w:val="00D21C67"/>
    <w:pPr>
      <w:ind w:left="720"/>
      <w:contextualSpacing/>
    </w:pPr>
  </w:style>
  <w:style w:type="paragraph" w:styleId="Revision">
    <w:name w:val="Revision"/>
    <w:hidden/>
    <w:uiPriority w:val="99"/>
    <w:semiHidden/>
    <w:rsid w:val="00FA6CCB"/>
    <w:rPr>
      <w:rFonts w:ascii="Calibri" w:hAnsi="Calibr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575470">
      <w:bodyDiv w:val="1"/>
      <w:marLeft w:val="0"/>
      <w:marRight w:val="0"/>
      <w:marTop w:val="0"/>
      <w:marBottom w:val="0"/>
      <w:divBdr>
        <w:top w:val="none" w:sz="0" w:space="0" w:color="auto"/>
        <w:left w:val="none" w:sz="0" w:space="0" w:color="auto"/>
        <w:bottom w:val="none" w:sz="0" w:space="0" w:color="auto"/>
        <w:right w:val="none" w:sz="0" w:space="0" w:color="auto"/>
      </w:divBdr>
    </w:div>
    <w:div w:id="469831074">
      <w:bodyDiv w:val="1"/>
      <w:marLeft w:val="0"/>
      <w:marRight w:val="0"/>
      <w:marTop w:val="0"/>
      <w:marBottom w:val="0"/>
      <w:divBdr>
        <w:top w:val="none" w:sz="0" w:space="0" w:color="auto"/>
        <w:left w:val="none" w:sz="0" w:space="0" w:color="auto"/>
        <w:bottom w:val="none" w:sz="0" w:space="0" w:color="auto"/>
        <w:right w:val="none" w:sz="0" w:space="0" w:color="auto"/>
      </w:divBdr>
    </w:div>
    <w:div w:id="667245129">
      <w:bodyDiv w:val="1"/>
      <w:marLeft w:val="0"/>
      <w:marRight w:val="0"/>
      <w:marTop w:val="0"/>
      <w:marBottom w:val="0"/>
      <w:divBdr>
        <w:top w:val="none" w:sz="0" w:space="0" w:color="auto"/>
        <w:left w:val="none" w:sz="0" w:space="0" w:color="auto"/>
        <w:bottom w:val="none" w:sz="0" w:space="0" w:color="auto"/>
        <w:right w:val="none" w:sz="0" w:space="0" w:color="auto"/>
      </w:divBdr>
    </w:div>
    <w:div w:id="672880178">
      <w:bodyDiv w:val="1"/>
      <w:marLeft w:val="0"/>
      <w:marRight w:val="0"/>
      <w:marTop w:val="0"/>
      <w:marBottom w:val="0"/>
      <w:divBdr>
        <w:top w:val="none" w:sz="0" w:space="0" w:color="auto"/>
        <w:left w:val="none" w:sz="0" w:space="0" w:color="auto"/>
        <w:bottom w:val="none" w:sz="0" w:space="0" w:color="auto"/>
        <w:right w:val="none" w:sz="0" w:space="0" w:color="auto"/>
      </w:divBdr>
    </w:div>
    <w:div w:id="717586355">
      <w:bodyDiv w:val="1"/>
      <w:marLeft w:val="0"/>
      <w:marRight w:val="0"/>
      <w:marTop w:val="0"/>
      <w:marBottom w:val="0"/>
      <w:divBdr>
        <w:top w:val="none" w:sz="0" w:space="0" w:color="auto"/>
        <w:left w:val="none" w:sz="0" w:space="0" w:color="auto"/>
        <w:bottom w:val="none" w:sz="0" w:space="0" w:color="auto"/>
        <w:right w:val="none" w:sz="0" w:space="0" w:color="auto"/>
      </w:divBdr>
    </w:div>
    <w:div w:id="753087265">
      <w:bodyDiv w:val="1"/>
      <w:marLeft w:val="0"/>
      <w:marRight w:val="0"/>
      <w:marTop w:val="0"/>
      <w:marBottom w:val="0"/>
      <w:divBdr>
        <w:top w:val="none" w:sz="0" w:space="0" w:color="auto"/>
        <w:left w:val="none" w:sz="0" w:space="0" w:color="auto"/>
        <w:bottom w:val="none" w:sz="0" w:space="0" w:color="auto"/>
        <w:right w:val="none" w:sz="0" w:space="0" w:color="auto"/>
      </w:divBdr>
    </w:div>
    <w:div w:id="820384902">
      <w:bodyDiv w:val="1"/>
      <w:marLeft w:val="0"/>
      <w:marRight w:val="0"/>
      <w:marTop w:val="0"/>
      <w:marBottom w:val="0"/>
      <w:divBdr>
        <w:top w:val="none" w:sz="0" w:space="0" w:color="auto"/>
        <w:left w:val="none" w:sz="0" w:space="0" w:color="auto"/>
        <w:bottom w:val="none" w:sz="0" w:space="0" w:color="auto"/>
        <w:right w:val="none" w:sz="0" w:space="0" w:color="auto"/>
      </w:divBdr>
    </w:div>
    <w:div w:id="838885013">
      <w:bodyDiv w:val="1"/>
      <w:marLeft w:val="0"/>
      <w:marRight w:val="0"/>
      <w:marTop w:val="0"/>
      <w:marBottom w:val="0"/>
      <w:divBdr>
        <w:top w:val="none" w:sz="0" w:space="0" w:color="auto"/>
        <w:left w:val="none" w:sz="0" w:space="0" w:color="auto"/>
        <w:bottom w:val="none" w:sz="0" w:space="0" w:color="auto"/>
        <w:right w:val="none" w:sz="0" w:space="0" w:color="auto"/>
      </w:divBdr>
    </w:div>
    <w:div w:id="923337519">
      <w:bodyDiv w:val="1"/>
      <w:marLeft w:val="0"/>
      <w:marRight w:val="0"/>
      <w:marTop w:val="0"/>
      <w:marBottom w:val="0"/>
      <w:divBdr>
        <w:top w:val="none" w:sz="0" w:space="0" w:color="auto"/>
        <w:left w:val="none" w:sz="0" w:space="0" w:color="auto"/>
        <w:bottom w:val="none" w:sz="0" w:space="0" w:color="auto"/>
        <w:right w:val="none" w:sz="0" w:space="0" w:color="auto"/>
      </w:divBdr>
    </w:div>
    <w:div w:id="1113131619">
      <w:bodyDiv w:val="1"/>
      <w:marLeft w:val="0"/>
      <w:marRight w:val="0"/>
      <w:marTop w:val="0"/>
      <w:marBottom w:val="0"/>
      <w:divBdr>
        <w:top w:val="none" w:sz="0" w:space="0" w:color="auto"/>
        <w:left w:val="none" w:sz="0" w:space="0" w:color="auto"/>
        <w:bottom w:val="none" w:sz="0" w:space="0" w:color="auto"/>
        <w:right w:val="none" w:sz="0" w:space="0" w:color="auto"/>
      </w:divBdr>
    </w:div>
    <w:div w:id="1690528057">
      <w:bodyDiv w:val="1"/>
      <w:marLeft w:val="0"/>
      <w:marRight w:val="0"/>
      <w:marTop w:val="0"/>
      <w:marBottom w:val="0"/>
      <w:divBdr>
        <w:top w:val="none" w:sz="0" w:space="0" w:color="auto"/>
        <w:left w:val="none" w:sz="0" w:space="0" w:color="auto"/>
        <w:bottom w:val="none" w:sz="0" w:space="0" w:color="auto"/>
        <w:right w:val="none" w:sz="0" w:space="0" w:color="auto"/>
      </w:divBdr>
    </w:div>
    <w:div w:id="1743869467">
      <w:bodyDiv w:val="1"/>
      <w:marLeft w:val="0"/>
      <w:marRight w:val="0"/>
      <w:marTop w:val="0"/>
      <w:marBottom w:val="0"/>
      <w:divBdr>
        <w:top w:val="none" w:sz="0" w:space="0" w:color="auto"/>
        <w:left w:val="none" w:sz="0" w:space="0" w:color="auto"/>
        <w:bottom w:val="none" w:sz="0" w:space="0" w:color="auto"/>
        <w:right w:val="none" w:sz="0" w:space="0" w:color="auto"/>
      </w:divBdr>
    </w:div>
    <w:div w:id="1759861237">
      <w:bodyDiv w:val="1"/>
      <w:marLeft w:val="0"/>
      <w:marRight w:val="0"/>
      <w:marTop w:val="0"/>
      <w:marBottom w:val="0"/>
      <w:divBdr>
        <w:top w:val="none" w:sz="0" w:space="0" w:color="auto"/>
        <w:left w:val="none" w:sz="0" w:space="0" w:color="auto"/>
        <w:bottom w:val="none" w:sz="0" w:space="0" w:color="auto"/>
        <w:right w:val="none" w:sz="0" w:space="0" w:color="auto"/>
      </w:divBdr>
      <w:divsChild>
        <w:div w:id="547500058">
          <w:marLeft w:val="0"/>
          <w:marRight w:val="0"/>
          <w:marTop w:val="0"/>
          <w:marBottom w:val="0"/>
          <w:divBdr>
            <w:top w:val="none" w:sz="0" w:space="0" w:color="auto"/>
            <w:left w:val="none" w:sz="0" w:space="0" w:color="auto"/>
            <w:bottom w:val="none" w:sz="0" w:space="0" w:color="auto"/>
            <w:right w:val="none" w:sz="0" w:space="0" w:color="auto"/>
          </w:divBdr>
          <w:divsChild>
            <w:div w:id="445467824">
              <w:marLeft w:val="0"/>
              <w:marRight w:val="0"/>
              <w:marTop w:val="60"/>
              <w:marBottom w:val="0"/>
              <w:divBdr>
                <w:top w:val="single" w:sz="4" w:space="3" w:color="666666"/>
                <w:left w:val="none" w:sz="0" w:space="0" w:color="auto"/>
                <w:bottom w:val="none" w:sz="0" w:space="0" w:color="auto"/>
                <w:right w:val="none" w:sz="0" w:space="0" w:color="auto"/>
              </w:divBdr>
            </w:div>
          </w:divsChild>
        </w:div>
      </w:divsChild>
    </w:div>
    <w:div w:id="1937592358">
      <w:bodyDiv w:val="1"/>
      <w:marLeft w:val="0"/>
      <w:marRight w:val="0"/>
      <w:marTop w:val="0"/>
      <w:marBottom w:val="0"/>
      <w:divBdr>
        <w:top w:val="none" w:sz="0" w:space="0" w:color="auto"/>
        <w:left w:val="none" w:sz="0" w:space="0" w:color="auto"/>
        <w:bottom w:val="none" w:sz="0" w:space="0" w:color="auto"/>
        <w:right w:val="none" w:sz="0" w:space="0" w:color="auto"/>
      </w:divBdr>
    </w:div>
    <w:div w:id="2006856610">
      <w:bodyDiv w:val="1"/>
      <w:marLeft w:val="0"/>
      <w:marRight w:val="0"/>
      <w:marTop w:val="0"/>
      <w:marBottom w:val="0"/>
      <w:divBdr>
        <w:top w:val="none" w:sz="0" w:space="0" w:color="auto"/>
        <w:left w:val="none" w:sz="0" w:space="0" w:color="auto"/>
        <w:bottom w:val="none" w:sz="0" w:space="0" w:color="auto"/>
        <w:right w:val="none" w:sz="0" w:space="0" w:color="auto"/>
      </w:divBdr>
      <w:divsChild>
        <w:div w:id="1694918696">
          <w:marLeft w:val="0"/>
          <w:marRight w:val="0"/>
          <w:marTop w:val="0"/>
          <w:marBottom w:val="0"/>
          <w:divBdr>
            <w:top w:val="none" w:sz="0" w:space="0" w:color="auto"/>
            <w:left w:val="none" w:sz="0" w:space="0" w:color="auto"/>
            <w:bottom w:val="none" w:sz="0" w:space="0" w:color="auto"/>
            <w:right w:val="none" w:sz="0" w:space="0" w:color="auto"/>
          </w:divBdr>
          <w:divsChild>
            <w:div w:id="100497933">
              <w:marLeft w:val="0"/>
              <w:marRight w:val="0"/>
              <w:marTop w:val="60"/>
              <w:marBottom w:val="0"/>
              <w:divBdr>
                <w:top w:val="single" w:sz="4" w:space="3"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EH~1.PER\AppData\Local\Temp\Perficient_MSWord_Doc_Template_Jan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F379A82A7DF5A4098EF4FA906FB9DC0" ma:contentTypeVersion="0" ma:contentTypeDescription="Create a new document." ma:contentTypeScope="" ma:versionID="e6afe4e160a11dbeba22ed51bd83d43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3411B-4BF7-4DE3-9771-E9C7D10ED4F9}">
  <ds:schemaRefs>
    <ds:schemaRef ds:uri="http://schemas.openxmlformats.org/package/2006/metadata/core-properties"/>
    <ds:schemaRef ds:uri="http://purl.org/dc/elements/1.1/"/>
    <ds:schemaRef ds:uri="http://www.w3.org/XML/1998/namespace"/>
    <ds:schemaRef ds:uri="http://schemas.microsoft.com/office/2006/documentManagement/types"/>
    <ds:schemaRef ds:uri="http://purl.org/dc/dcmitype/"/>
    <ds:schemaRef ds:uri="http://schemas.microsoft.com/office/2006/metadata/properties"/>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DB0B1862-2516-4793-AF44-32149A08D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922EDB7-11EF-4AC9-8464-54BE7ABF3DA2}">
  <ds:schemaRefs>
    <ds:schemaRef ds:uri="http://schemas.microsoft.com/sharepoint/v3/contenttype/forms"/>
  </ds:schemaRefs>
</ds:datastoreItem>
</file>

<file path=customXml/itemProps4.xml><?xml version="1.0" encoding="utf-8"?>
<ds:datastoreItem xmlns:ds="http://schemas.openxmlformats.org/officeDocument/2006/customXml" ds:itemID="{442BDD75-F9BC-4278-8683-82AC400B3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Perficient_MSWord_Doc_Template_Jan2011.dotx</Template>
  <TotalTime>251</TotalTime>
  <Pages>35</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EnterpriseReviewRequirements</vt:lpstr>
    </vt:vector>
  </TitlesOfParts>
  <Company>Perficient</Company>
  <LinksUpToDate>false</LinksUpToDate>
  <CharactersWithSpaces>21689</CharactersWithSpaces>
  <SharedDoc>false</SharedDoc>
  <HLinks>
    <vt:vector size="18" baseType="variant">
      <vt:variant>
        <vt:i4>2031666</vt:i4>
      </vt:variant>
      <vt:variant>
        <vt:i4>23</vt:i4>
      </vt:variant>
      <vt:variant>
        <vt:i4>0</vt:i4>
      </vt:variant>
      <vt:variant>
        <vt:i4>5</vt:i4>
      </vt:variant>
      <vt:variant>
        <vt:lpwstr/>
      </vt:variant>
      <vt:variant>
        <vt:lpwstr>_Toc283126171</vt:lpwstr>
      </vt:variant>
      <vt:variant>
        <vt:i4>2031666</vt:i4>
      </vt:variant>
      <vt:variant>
        <vt:i4>17</vt:i4>
      </vt:variant>
      <vt:variant>
        <vt:i4>0</vt:i4>
      </vt:variant>
      <vt:variant>
        <vt:i4>5</vt:i4>
      </vt:variant>
      <vt:variant>
        <vt:lpwstr/>
      </vt:variant>
      <vt:variant>
        <vt:lpwstr>_Toc283126170</vt:lpwstr>
      </vt:variant>
      <vt:variant>
        <vt:i4>1966130</vt:i4>
      </vt:variant>
      <vt:variant>
        <vt:i4>11</vt:i4>
      </vt:variant>
      <vt:variant>
        <vt:i4>0</vt:i4>
      </vt:variant>
      <vt:variant>
        <vt:i4>5</vt:i4>
      </vt:variant>
      <vt:variant>
        <vt:lpwstr/>
      </vt:variant>
      <vt:variant>
        <vt:lpwstr>_Toc283126169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EnterpriseReviewRequirements</dc:title>
  <dc:creator>Ellie Huss</dc:creator>
  <cp:lastModifiedBy>Ellie Huss</cp:lastModifiedBy>
  <cp:revision>19</cp:revision>
  <cp:lastPrinted>2010-03-26T00:10:00Z</cp:lastPrinted>
  <dcterms:created xsi:type="dcterms:W3CDTF">2013-10-04T17:19:00Z</dcterms:created>
  <dcterms:modified xsi:type="dcterms:W3CDTF">2013-12-11T22:16:00Z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-114028338</vt:i4>
  </property>
  <property fmtid="{D5CDD505-2E9C-101B-9397-08002B2CF9AE}" pid="3" name="Show on Home Page">
    <vt:lpwstr>0</vt:lpwstr>
  </property>
  <property fmtid="{D5CDD505-2E9C-101B-9397-08002B2CF9AE}" pid="4" name="Document Status">
    <vt:lpwstr>Draft</vt:lpwstr>
  </property>
  <property fmtid="{D5CDD505-2E9C-101B-9397-08002B2CF9AE}" pid="5" name="ContentType">
    <vt:lpwstr>Document</vt:lpwstr>
  </property>
  <property fmtid="{D5CDD505-2E9C-101B-9397-08002B2CF9AE}" pid="6" name="Document Type">
    <vt:lpwstr>Design Document</vt:lpwstr>
  </property>
  <property fmtid="{D5CDD505-2E9C-101B-9397-08002B2CF9AE}" pid="7" name="Project Phase">
    <vt:lpwstr>02 - Analysis &amp; Design</vt:lpwstr>
  </property>
  <property fmtid="{D5CDD505-2E9C-101B-9397-08002B2CF9AE}" pid="8" name="ContentTypeId">
    <vt:lpwstr>0x0101005F379A82A7DF5A4098EF4FA906FB9DC0</vt:lpwstr>
  </property>
</Properties>
</file>